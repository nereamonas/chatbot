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3.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978" w:rsidRPr="00AE2822" w:rsidRDefault="00940978" w:rsidP="007C47C4">
      <w:pPr>
        <w:pStyle w:val="Ttulo1"/>
      </w:pPr>
    </w:p>
    <w:p w:rsidR="005E164D" w:rsidRPr="00AE2822" w:rsidRDefault="005E164D" w:rsidP="005E164D"/>
    <w:p w:rsidR="005E164D" w:rsidRPr="00AE2822" w:rsidRDefault="005E164D" w:rsidP="005E164D"/>
    <w:p w:rsidR="005E164D" w:rsidRPr="00AE2822" w:rsidRDefault="005E164D" w:rsidP="005E164D"/>
    <w:p w:rsidR="005E164D" w:rsidRPr="00AE2822" w:rsidRDefault="005E164D" w:rsidP="005E164D"/>
    <w:p w:rsidR="005E164D" w:rsidRPr="00AE2822" w:rsidRDefault="00B50273" w:rsidP="005E164D">
      <w:r>
        <w:t xml:space="preserve">       </w:t>
      </w:r>
    </w:p>
    <w:p w:rsidR="005E164D" w:rsidRPr="00AE2822" w:rsidRDefault="005E164D" w:rsidP="005E164D"/>
    <w:p w:rsidR="005E164D" w:rsidRPr="006E0FA0" w:rsidRDefault="005E164D" w:rsidP="00703878">
      <w:pPr>
        <w:jc w:val="left"/>
        <w:rPr>
          <w:color w:val="1F497D" w:themeColor="text2"/>
          <w:sz w:val="92"/>
          <w:szCs w:val="92"/>
        </w:rPr>
      </w:pPr>
      <w:r w:rsidRPr="006E0FA0">
        <w:rPr>
          <w:color w:val="1F497D" w:themeColor="text2"/>
          <w:sz w:val="92"/>
          <w:szCs w:val="92"/>
        </w:rPr>
        <w:t xml:space="preserve">Gestión de </w:t>
      </w:r>
      <w:r w:rsidR="002E32F2">
        <w:rPr>
          <w:color w:val="1F497D" w:themeColor="text2"/>
          <w:sz w:val="92"/>
          <w:szCs w:val="92"/>
        </w:rPr>
        <w:t>us</w:t>
      </w:r>
      <w:r w:rsidR="00526DEC">
        <w:rPr>
          <w:color w:val="1F497D" w:themeColor="text2"/>
          <w:sz w:val="92"/>
          <w:szCs w:val="92"/>
        </w:rPr>
        <w:t>uarios: matriculación, grupos y a</w:t>
      </w:r>
      <w:r w:rsidR="00A75D95">
        <w:rPr>
          <w:color w:val="1F497D" w:themeColor="text2"/>
          <w:sz w:val="92"/>
          <w:szCs w:val="92"/>
        </w:rPr>
        <w:t>grupamientos</w:t>
      </w:r>
    </w:p>
    <w:p w:rsidR="005E164D" w:rsidRPr="00AE2822" w:rsidRDefault="005E164D" w:rsidP="005E164D">
      <w:pPr>
        <w:jc w:val="right"/>
        <w:rPr>
          <w:sz w:val="28"/>
        </w:rPr>
      </w:pPr>
      <w:r w:rsidRPr="00AE2822">
        <w:rPr>
          <w:sz w:val="28"/>
        </w:rPr>
        <w:t xml:space="preserve">Manual para el </w:t>
      </w:r>
      <w:r w:rsidR="00D12304" w:rsidRPr="00AE2822">
        <w:rPr>
          <w:sz w:val="28"/>
        </w:rPr>
        <w:t>profesorado</w:t>
      </w:r>
      <w:r w:rsidRPr="00AE2822">
        <w:rPr>
          <w:sz w:val="28"/>
        </w:rPr>
        <w:t xml:space="preserve"> </w:t>
      </w:r>
    </w:p>
    <w:p w:rsidR="005E164D" w:rsidRPr="00AE2822" w:rsidRDefault="005E164D" w:rsidP="005E164D">
      <w:pPr>
        <w:jc w:val="right"/>
      </w:pPr>
      <w:r w:rsidRPr="00AE2822">
        <w:t xml:space="preserve">Versión </w:t>
      </w:r>
      <w:r w:rsidR="00703878">
        <w:t>3</w:t>
      </w:r>
      <w:r w:rsidRPr="00AE2822">
        <w:t xml:space="preserve"> (</w:t>
      </w:r>
      <w:r w:rsidR="00703878">
        <w:t>09</w:t>
      </w:r>
      <w:r w:rsidR="00D96996">
        <w:t>/</w:t>
      </w:r>
      <w:r w:rsidR="00703878">
        <w:t>09</w:t>
      </w:r>
      <w:r w:rsidR="00D96996">
        <w:t>/201</w:t>
      </w:r>
      <w:r w:rsidR="00703878">
        <w:t>6</w:t>
      </w:r>
      <w:r w:rsidRPr="00AE2822">
        <w:t>)</w:t>
      </w:r>
    </w:p>
    <w:p w:rsidR="005E164D" w:rsidRPr="00AE2822" w:rsidRDefault="005E164D" w:rsidP="005E164D"/>
    <w:p w:rsidR="00226F3F" w:rsidRPr="00AE2822" w:rsidRDefault="00226F3F" w:rsidP="005E164D"/>
    <w:p w:rsidR="00226F3F" w:rsidRPr="00AE2822" w:rsidRDefault="00226F3F" w:rsidP="005E164D"/>
    <w:p w:rsidR="00226F3F" w:rsidRPr="00AE2822" w:rsidRDefault="00226F3F" w:rsidP="00226F3F">
      <w:pPr>
        <w:rPr>
          <w:sz w:val="18"/>
        </w:rPr>
      </w:pPr>
      <w:r w:rsidRPr="00AE2822">
        <w:rPr>
          <w:sz w:val="18"/>
        </w:rPr>
        <w:t xml:space="preserve">El presente manual ha sido desarrollado por el </w:t>
      </w:r>
      <w:proofErr w:type="spellStart"/>
      <w:r w:rsidR="007E1B71">
        <w:rPr>
          <w:sz w:val="18"/>
        </w:rPr>
        <w:t>eCampus</w:t>
      </w:r>
      <w:proofErr w:type="spellEnd"/>
      <w:r w:rsidRPr="00AE2822">
        <w:rPr>
          <w:sz w:val="18"/>
        </w:rPr>
        <w:t xml:space="preserve"> de la Universidad del País Vasco / </w:t>
      </w:r>
      <w:proofErr w:type="spellStart"/>
      <w:r w:rsidRPr="00AE2822">
        <w:rPr>
          <w:sz w:val="18"/>
        </w:rPr>
        <w:t>Euskal</w:t>
      </w:r>
      <w:proofErr w:type="spellEnd"/>
      <w:r w:rsidRPr="00AE2822">
        <w:rPr>
          <w:sz w:val="18"/>
        </w:rPr>
        <w:t xml:space="preserve"> </w:t>
      </w:r>
      <w:proofErr w:type="spellStart"/>
      <w:r w:rsidRPr="00AE2822">
        <w:rPr>
          <w:sz w:val="18"/>
        </w:rPr>
        <w:t>Herriko</w:t>
      </w:r>
      <w:proofErr w:type="spellEnd"/>
      <w:r w:rsidRPr="00AE2822">
        <w:rPr>
          <w:sz w:val="18"/>
        </w:rPr>
        <w:t xml:space="preserve"> </w:t>
      </w:r>
      <w:proofErr w:type="spellStart"/>
      <w:r w:rsidRPr="00AE2822">
        <w:rPr>
          <w:sz w:val="18"/>
        </w:rPr>
        <w:t>Unibertsitatea</w:t>
      </w:r>
      <w:proofErr w:type="spellEnd"/>
    </w:p>
    <w:p w:rsidR="00226F3F" w:rsidRPr="00AE2822" w:rsidRDefault="00226F3F" w:rsidP="00513D42">
      <w:pPr>
        <w:jc w:val="left"/>
        <w:rPr>
          <w:sz w:val="18"/>
        </w:rPr>
        <w:sectPr w:rsidR="00226F3F" w:rsidRPr="00AE2822" w:rsidSect="00513D42">
          <w:headerReference w:type="default" r:id="rId8"/>
          <w:footerReference w:type="default" r:id="rId9"/>
          <w:headerReference w:type="first" r:id="rId10"/>
          <w:footerReference w:type="first" r:id="rId11"/>
          <w:pgSz w:w="11906" w:h="16838"/>
          <w:pgMar w:top="1440" w:right="1080" w:bottom="1440" w:left="1080" w:header="283" w:footer="708" w:gutter="0"/>
          <w:cols w:space="708"/>
          <w:titlePg/>
          <w:docGrid w:linePitch="360"/>
        </w:sectPr>
      </w:pPr>
      <w:r w:rsidRPr="00AE2822">
        <w:rPr>
          <w:sz w:val="18"/>
        </w:rPr>
        <w:t xml:space="preserve">Esta obra está bajo una licencia Reconocimiento-No comercial-Compartir bajo la misma licencia 3.0 Internacional de </w:t>
      </w:r>
      <w:proofErr w:type="spellStart"/>
      <w:r w:rsidRPr="00AE2822">
        <w:rPr>
          <w:sz w:val="18"/>
        </w:rPr>
        <w:t>Creative</w:t>
      </w:r>
      <w:proofErr w:type="spellEnd"/>
      <w:r w:rsidRPr="00AE2822">
        <w:rPr>
          <w:sz w:val="18"/>
        </w:rPr>
        <w:t xml:space="preserve"> </w:t>
      </w:r>
      <w:proofErr w:type="spellStart"/>
      <w:r w:rsidRPr="00AE2822">
        <w:rPr>
          <w:sz w:val="18"/>
        </w:rPr>
        <w:t>Commons</w:t>
      </w:r>
      <w:proofErr w:type="spellEnd"/>
      <w:r w:rsidRPr="00AE2822">
        <w:rPr>
          <w:sz w:val="18"/>
        </w:rPr>
        <w:t xml:space="preserve">. Para ver una copia de esta licencia, visite </w:t>
      </w:r>
      <w:hyperlink r:id="rId12" w:history="1">
        <w:r w:rsidRPr="00AE2822">
          <w:rPr>
            <w:rStyle w:val="Hipervnculo"/>
            <w:sz w:val="18"/>
          </w:rPr>
          <w:t>http://creativecommons.org/licenses/by-nc-sa/3.0/es/</w:t>
        </w:r>
      </w:hyperlink>
      <w:r w:rsidRPr="00AE2822">
        <w:rPr>
          <w:sz w:val="18"/>
        </w:rPr>
        <w:t>.</w:t>
      </w:r>
    </w:p>
    <w:sdt>
      <w:sdtPr>
        <w:rPr>
          <w:rFonts w:asciiTheme="minorHAnsi" w:eastAsiaTheme="minorHAnsi" w:hAnsiTheme="minorHAnsi" w:cstheme="minorBidi"/>
          <w:b w:val="0"/>
          <w:bCs w:val="0"/>
          <w:color w:val="auto"/>
          <w:sz w:val="22"/>
          <w:szCs w:val="22"/>
        </w:rPr>
        <w:id w:val="22485392"/>
        <w:docPartObj>
          <w:docPartGallery w:val="Table of Contents"/>
          <w:docPartUnique/>
        </w:docPartObj>
      </w:sdtPr>
      <w:sdtEndPr>
        <w:rPr>
          <w:rFonts w:ascii="Arial" w:hAnsi="Arial"/>
        </w:rPr>
      </w:sdtEndPr>
      <w:sdtContent>
        <w:p w:rsidR="007B5518" w:rsidRPr="007B5518" w:rsidRDefault="007B5518" w:rsidP="007C47C4">
          <w:pPr>
            <w:pStyle w:val="TtulodeTDC"/>
            <w:ind w:left="720" w:hanging="360"/>
          </w:pPr>
          <w:proofErr w:type="spellStart"/>
          <w:r w:rsidRPr="007B5518">
            <w:t>Indice</w:t>
          </w:r>
          <w:proofErr w:type="spellEnd"/>
          <w:r w:rsidRPr="007B5518">
            <w:t xml:space="preserve"> de contenidos</w:t>
          </w:r>
        </w:p>
        <w:p w:rsidR="00A75D95" w:rsidRDefault="003D35C8">
          <w:pPr>
            <w:pStyle w:val="TDC1"/>
            <w:tabs>
              <w:tab w:val="right" w:leader="dot" w:pos="9736"/>
            </w:tabs>
            <w:rPr>
              <w:rFonts w:asciiTheme="minorHAnsi" w:eastAsiaTheme="minorEastAsia" w:hAnsiTheme="minorHAnsi"/>
              <w:noProof/>
              <w:lang w:eastAsia="es-ES"/>
            </w:rPr>
          </w:pPr>
          <w:r w:rsidRPr="007B5518">
            <w:fldChar w:fldCharType="begin"/>
          </w:r>
          <w:r w:rsidR="007B5518" w:rsidRPr="007B5518">
            <w:instrText xml:space="preserve"> TOC \o "1-3" \h \z \u </w:instrText>
          </w:r>
          <w:r w:rsidRPr="007B5518">
            <w:fldChar w:fldCharType="separate"/>
          </w:r>
          <w:hyperlink w:anchor="_Toc529881083" w:history="1">
            <w:r w:rsidR="00A75D95" w:rsidRPr="007228C9">
              <w:rPr>
                <w:rStyle w:val="Hipervnculo"/>
                <w:noProof/>
                <w:w w:val="110"/>
              </w:rPr>
              <w:t>Matriculación de usuarios</w:t>
            </w:r>
            <w:r w:rsidR="00A75D95">
              <w:rPr>
                <w:noProof/>
                <w:webHidden/>
              </w:rPr>
              <w:tab/>
            </w:r>
            <w:r>
              <w:rPr>
                <w:noProof/>
                <w:webHidden/>
              </w:rPr>
              <w:fldChar w:fldCharType="begin"/>
            </w:r>
            <w:r w:rsidR="00A75D95">
              <w:rPr>
                <w:noProof/>
                <w:webHidden/>
              </w:rPr>
              <w:instrText xml:space="preserve"> PAGEREF _Toc529881083 \h </w:instrText>
            </w:r>
            <w:r>
              <w:rPr>
                <w:noProof/>
                <w:webHidden/>
              </w:rPr>
            </w:r>
            <w:r>
              <w:rPr>
                <w:noProof/>
                <w:webHidden/>
              </w:rPr>
              <w:fldChar w:fldCharType="separate"/>
            </w:r>
            <w:r w:rsidR="00A75D95">
              <w:rPr>
                <w:noProof/>
                <w:webHidden/>
              </w:rPr>
              <w:t>3</w:t>
            </w:r>
            <w:r>
              <w:rPr>
                <w:noProof/>
                <w:webHidden/>
              </w:rPr>
              <w:fldChar w:fldCharType="end"/>
            </w:r>
          </w:hyperlink>
        </w:p>
        <w:p w:rsidR="00A75D95" w:rsidRDefault="003D35C8">
          <w:pPr>
            <w:pStyle w:val="TDC3"/>
            <w:tabs>
              <w:tab w:val="right" w:leader="dot" w:pos="9736"/>
            </w:tabs>
            <w:rPr>
              <w:rFonts w:asciiTheme="minorHAnsi" w:eastAsiaTheme="minorEastAsia" w:hAnsiTheme="minorHAnsi"/>
              <w:noProof/>
              <w:lang w:eastAsia="es-ES"/>
            </w:rPr>
          </w:pPr>
          <w:hyperlink w:anchor="_Toc529881084" w:history="1">
            <w:r w:rsidR="00A75D95" w:rsidRPr="007228C9">
              <w:rPr>
                <w:rStyle w:val="Hipervnculo"/>
                <w:noProof/>
                <w:w w:val="110"/>
              </w:rPr>
              <w:t>Advertencia preliminar</w:t>
            </w:r>
            <w:r w:rsidR="00A75D95">
              <w:rPr>
                <w:noProof/>
                <w:webHidden/>
              </w:rPr>
              <w:tab/>
            </w:r>
            <w:r>
              <w:rPr>
                <w:noProof/>
                <w:webHidden/>
              </w:rPr>
              <w:fldChar w:fldCharType="begin"/>
            </w:r>
            <w:r w:rsidR="00A75D95">
              <w:rPr>
                <w:noProof/>
                <w:webHidden/>
              </w:rPr>
              <w:instrText xml:space="preserve"> PAGEREF _Toc529881084 \h </w:instrText>
            </w:r>
            <w:r>
              <w:rPr>
                <w:noProof/>
                <w:webHidden/>
              </w:rPr>
            </w:r>
            <w:r>
              <w:rPr>
                <w:noProof/>
                <w:webHidden/>
              </w:rPr>
              <w:fldChar w:fldCharType="separate"/>
            </w:r>
            <w:r w:rsidR="00A75D95">
              <w:rPr>
                <w:noProof/>
                <w:webHidden/>
              </w:rPr>
              <w:t>3</w:t>
            </w:r>
            <w:r>
              <w:rPr>
                <w:noProof/>
                <w:webHidden/>
              </w:rPr>
              <w:fldChar w:fldCharType="end"/>
            </w:r>
          </w:hyperlink>
        </w:p>
        <w:p w:rsidR="00A75D95" w:rsidRDefault="003D35C8">
          <w:pPr>
            <w:pStyle w:val="TDC2"/>
            <w:tabs>
              <w:tab w:val="right" w:leader="dot" w:pos="9736"/>
            </w:tabs>
            <w:rPr>
              <w:rFonts w:asciiTheme="minorHAnsi" w:eastAsiaTheme="minorEastAsia" w:hAnsiTheme="minorHAnsi"/>
              <w:noProof/>
              <w:lang w:eastAsia="es-ES"/>
            </w:rPr>
          </w:pPr>
          <w:hyperlink w:anchor="_Toc529881085" w:history="1">
            <w:r w:rsidR="00A75D95" w:rsidRPr="007228C9">
              <w:rPr>
                <w:rStyle w:val="Hipervnculo"/>
                <w:noProof/>
                <w:w w:val="110"/>
              </w:rPr>
              <w:t>Matricular a través de “Usuarios matriculados”</w:t>
            </w:r>
            <w:r w:rsidR="00A75D95">
              <w:rPr>
                <w:noProof/>
                <w:webHidden/>
              </w:rPr>
              <w:tab/>
            </w:r>
            <w:r>
              <w:rPr>
                <w:noProof/>
                <w:webHidden/>
              </w:rPr>
              <w:fldChar w:fldCharType="begin"/>
            </w:r>
            <w:r w:rsidR="00A75D95">
              <w:rPr>
                <w:noProof/>
                <w:webHidden/>
              </w:rPr>
              <w:instrText xml:space="preserve"> PAGEREF _Toc529881085 \h </w:instrText>
            </w:r>
            <w:r>
              <w:rPr>
                <w:noProof/>
                <w:webHidden/>
              </w:rPr>
            </w:r>
            <w:r>
              <w:rPr>
                <w:noProof/>
                <w:webHidden/>
              </w:rPr>
              <w:fldChar w:fldCharType="separate"/>
            </w:r>
            <w:r w:rsidR="00A75D95">
              <w:rPr>
                <w:noProof/>
                <w:webHidden/>
              </w:rPr>
              <w:t>3</w:t>
            </w:r>
            <w:r>
              <w:rPr>
                <w:noProof/>
                <w:webHidden/>
              </w:rPr>
              <w:fldChar w:fldCharType="end"/>
            </w:r>
          </w:hyperlink>
        </w:p>
        <w:p w:rsidR="00A75D95" w:rsidRDefault="003D35C8">
          <w:pPr>
            <w:pStyle w:val="TDC2"/>
            <w:tabs>
              <w:tab w:val="right" w:leader="dot" w:pos="9736"/>
            </w:tabs>
            <w:rPr>
              <w:rFonts w:asciiTheme="minorHAnsi" w:eastAsiaTheme="minorEastAsia" w:hAnsiTheme="minorHAnsi"/>
              <w:noProof/>
              <w:lang w:eastAsia="es-ES"/>
            </w:rPr>
          </w:pPr>
          <w:hyperlink w:anchor="_Toc529881086" w:history="1">
            <w:r w:rsidR="00A75D95" w:rsidRPr="007228C9">
              <w:rPr>
                <w:rStyle w:val="Hipervnculo"/>
                <w:noProof/>
              </w:rPr>
              <w:t>Otros métodos de matriculación (eGELA PI)</w:t>
            </w:r>
            <w:r w:rsidR="00A75D95">
              <w:rPr>
                <w:noProof/>
                <w:webHidden/>
              </w:rPr>
              <w:tab/>
            </w:r>
            <w:r>
              <w:rPr>
                <w:noProof/>
                <w:webHidden/>
              </w:rPr>
              <w:fldChar w:fldCharType="begin"/>
            </w:r>
            <w:r w:rsidR="00A75D95">
              <w:rPr>
                <w:noProof/>
                <w:webHidden/>
              </w:rPr>
              <w:instrText xml:space="preserve"> PAGEREF _Toc529881086 \h </w:instrText>
            </w:r>
            <w:r>
              <w:rPr>
                <w:noProof/>
                <w:webHidden/>
              </w:rPr>
            </w:r>
            <w:r>
              <w:rPr>
                <w:noProof/>
                <w:webHidden/>
              </w:rPr>
              <w:fldChar w:fldCharType="separate"/>
            </w:r>
            <w:r w:rsidR="00A75D95">
              <w:rPr>
                <w:noProof/>
                <w:webHidden/>
              </w:rPr>
              <w:t>5</w:t>
            </w:r>
            <w:r>
              <w:rPr>
                <w:noProof/>
                <w:webHidden/>
              </w:rPr>
              <w:fldChar w:fldCharType="end"/>
            </w:r>
          </w:hyperlink>
        </w:p>
        <w:p w:rsidR="00A75D95" w:rsidRDefault="003D35C8">
          <w:pPr>
            <w:pStyle w:val="TDC3"/>
            <w:tabs>
              <w:tab w:val="right" w:leader="dot" w:pos="9736"/>
            </w:tabs>
            <w:rPr>
              <w:rFonts w:asciiTheme="minorHAnsi" w:eastAsiaTheme="minorEastAsia" w:hAnsiTheme="minorHAnsi"/>
              <w:noProof/>
              <w:lang w:eastAsia="es-ES"/>
            </w:rPr>
          </w:pPr>
          <w:hyperlink w:anchor="_Toc529881087" w:history="1">
            <w:r w:rsidR="00A75D95" w:rsidRPr="007228C9">
              <w:rPr>
                <w:rStyle w:val="Hipervnculo"/>
                <w:noProof/>
              </w:rPr>
              <w:t>Matricular desde CSV o TXT</w:t>
            </w:r>
            <w:r w:rsidR="00A75D95">
              <w:rPr>
                <w:noProof/>
                <w:webHidden/>
              </w:rPr>
              <w:tab/>
            </w:r>
            <w:r>
              <w:rPr>
                <w:noProof/>
                <w:webHidden/>
              </w:rPr>
              <w:fldChar w:fldCharType="begin"/>
            </w:r>
            <w:r w:rsidR="00A75D95">
              <w:rPr>
                <w:noProof/>
                <w:webHidden/>
              </w:rPr>
              <w:instrText xml:space="preserve"> PAGEREF _Toc529881087 \h </w:instrText>
            </w:r>
            <w:r>
              <w:rPr>
                <w:noProof/>
                <w:webHidden/>
              </w:rPr>
            </w:r>
            <w:r>
              <w:rPr>
                <w:noProof/>
                <w:webHidden/>
              </w:rPr>
              <w:fldChar w:fldCharType="separate"/>
            </w:r>
            <w:r w:rsidR="00A75D95">
              <w:rPr>
                <w:noProof/>
                <w:webHidden/>
              </w:rPr>
              <w:t>5</w:t>
            </w:r>
            <w:r>
              <w:rPr>
                <w:noProof/>
                <w:webHidden/>
              </w:rPr>
              <w:fldChar w:fldCharType="end"/>
            </w:r>
          </w:hyperlink>
        </w:p>
        <w:p w:rsidR="00A75D95" w:rsidRDefault="003D35C8">
          <w:pPr>
            <w:pStyle w:val="TDC3"/>
            <w:tabs>
              <w:tab w:val="right" w:leader="dot" w:pos="9736"/>
            </w:tabs>
            <w:rPr>
              <w:rFonts w:asciiTheme="minorHAnsi" w:eastAsiaTheme="minorEastAsia" w:hAnsiTheme="minorHAnsi"/>
              <w:noProof/>
              <w:lang w:eastAsia="es-ES"/>
            </w:rPr>
          </w:pPr>
          <w:hyperlink w:anchor="_Toc529881088" w:history="1">
            <w:r w:rsidR="00A75D95" w:rsidRPr="007228C9">
              <w:rPr>
                <w:rStyle w:val="Hipervnculo"/>
                <w:noProof/>
              </w:rPr>
              <w:t>Auto-matriculación (estudiantes)</w:t>
            </w:r>
            <w:r w:rsidR="00A75D95">
              <w:rPr>
                <w:noProof/>
                <w:webHidden/>
              </w:rPr>
              <w:tab/>
            </w:r>
            <w:r>
              <w:rPr>
                <w:noProof/>
                <w:webHidden/>
              </w:rPr>
              <w:fldChar w:fldCharType="begin"/>
            </w:r>
            <w:r w:rsidR="00A75D95">
              <w:rPr>
                <w:noProof/>
                <w:webHidden/>
              </w:rPr>
              <w:instrText xml:space="preserve"> PAGEREF _Toc529881088 \h </w:instrText>
            </w:r>
            <w:r>
              <w:rPr>
                <w:noProof/>
                <w:webHidden/>
              </w:rPr>
            </w:r>
            <w:r>
              <w:rPr>
                <w:noProof/>
                <w:webHidden/>
              </w:rPr>
              <w:fldChar w:fldCharType="separate"/>
            </w:r>
            <w:r w:rsidR="00A75D95">
              <w:rPr>
                <w:noProof/>
                <w:webHidden/>
              </w:rPr>
              <w:t>6</w:t>
            </w:r>
            <w:r>
              <w:rPr>
                <w:noProof/>
                <w:webHidden/>
              </w:rPr>
              <w:fldChar w:fldCharType="end"/>
            </w:r>
          </w:hyperlink>
        </w:p>
        <w:p w:rsidR="00A75D95" w:rsidRDefault="003D35C8">
          <w:pPr>
            <w:pStyle w:val="TDC1"/>
            <w:tabs>
              <w:tab w:val="right" w:leader="dot" w:pos="9736"/>
            </w:tabs>
            <w:rPr>
              <w:rFonts w:asciiTheme="minorHAnsi" w:eastAsiaTheme="minorEastAsia" w:hAnsiTheme="minorHAnsi"/>
              <w:noProof/>
              <w:lang w:eastAsia="es-ES"/>
            </w:rPr>
          </w:pPr>
          <w:hyperlink w:anchor="_Toc529881089" w:history="1">
            <w:r w:rsidR="00A75D95" w:rsidRPr="007228C9">
              <w:rPr>
                <w:rStyle w:val="Hipervnculo"/>
                <w:noProof/>
              </w:rPr>
              <w:t>Perfil y preferencias de usuario</w:t>
            </w:r>
            <w:r w:rsidR="00A75D95">
              <w:rPr>
                <w:noProof/>
                <w:webHidden/>
              </w:rPr>
              <w:tab/>
            </w:r>
            <w:r>
              <w:rPr>
                <w:noProof/>
                <w:webHidden/>
              </w:rPr>
              <w:fldChar w:fldCharType="begin"/>
            </w:r>
            <w:r w:rsidR="00A75D95">
              <w:rPr>
                <w:noProof/>
                <w:webHidden/>
              </w:rPr>
              <w:instrText xml:space="preserve"> PAGEREF _Toc529881089 \h </w:instrText>
            </w:r>
            <w:r>
              <w:rPr>
                <w:noProof/>
                <w:webHidden/>
              </w:rPr>
            </w:r>
            <w:r>
              <w:rPr>
                <w:noProof/>
                <w:webHidden/>
              </w:rPr>
              <w:fldChar w:fldCharType="separate"/>
            </w:r>
            <w:r w:rsidR="00A75D95">
              <w:rPr>
                <w:noProof/>
                <w:webHidden/>
              </w:rPr>
              <w:t>7</w:t>
            </w:r>
            <w:r>
              <w:rPr>
                <w:noProof/>
                <w:webHidden/>
              </w:rPr>
              <w:fldChar w:fldCharType="end"/>
            </w:r>
          </w:hyperlink>
        </w:p>
        <w:p w:rsidR="00A75D95" w:rsidRDefault="003D35C8">
          <w:pPr>
            <w:pStyle w:val="TDC1"/>
            <w:tabs>
              <w:tab w:val="right" w:leader="dot" w:pos="9736"/>
            </w:tabs>
            <w:rPr>
              <w:rFonts w:asciiTheme="minorHAnsi" w:eastAsiaTheme="minorEastAsia" w:hAnsiTheme="minorHAnsi"/>
              <w:noProof/>
              <w:lang w:eastAsia="es-ES"/>
            </w:rPr>
          </w:pPr>
          <w:hyperlink w:anchor="_Toc529881090" w:history="1">
            <w:r w:rsidR="00A75D95" w:rsidRPr="007228C9">
              <w:rPr>
                <w:rStyle w:val="Hipervnculo"/>
                <w:noProof/>
              </w:rPr>
              <w:t>Participantes</w:t>
            </w:r>
            <w:r w:rsidR="00A75D95">
              <w:rPr>
                <w:noProof/>
                <w:webHidden/>
              </w:rPr>
              <w:tab/>
            </w:r>
            <w:r>
              <w:rPr>
                <w:noProof/>
                <w:webHidden/>
              </w:rPr>
              <w:fldChar w:fldCharType="begin"/>
            </w:r>
            <w:r w:rsidR="00A75D95">
              <w:rPr>
                <w:noProof/>
                <w:webHidden/>
              </w:rPr>
              <w:instrText xml:space="preserve"> PAGEREF _Toc529881090 \h </w:instrText>
            </w:r>
            <w:r>
              <w:rPr>
                <w:noProof/>
                <w:webHidden/>
              </w:rPr>
            </w:r>
            <w:r>
              <w:rPr>
                <w:noProof/>
                <w:webHidden/>
              </w:rPr>
              <w:fldChar w:fldCharType="separate"/>
            </w:r>
            <w:r w:rsidR="00A75D95">
              <w:rPr>
                <w:noProof/>
                <w:webHidden/>
              </w:rPr>
              <w:t>8</w:t>
            </w:r>
            <w:r>
              <w:rPr>
                <w:noProof/>
                <w:webHidden/>
              </w:rPr>
              <w:fldChar w:fldCharType="end"/>
            </w:r>
          </w:hyperlink>
        </w:p>
        <w:p w:rsidR="00A75D95" w:rsidRDefault="003D35C8">
          <w:pPr>
            <w:pStyle w:val="TDC1"/>
            <w:tabs>
              <w:tab w:val="right" w:leader="dot" w:pos="9736"/>
            </w:tabs>
            <w:rPr>
              <w:rFonts w:asciiTheme="minorHAnsi" w:eastAsiaTheme="minorEastAsia" w:hAnsiTheme="minorHAnsi"/>
              <w:noProof/>
              <w:lang w:eastAsia="es-ES"/>
            </w:rPr>
          </w:pPr>
          <w:hyperlink w:anchor="_Toc529881091" w:history="1">
            <w:r w:rsidR="00A75D95" w:rsidRPr="007228C9">
              <w:rPr>
                <w:rStyle w:val="Hipervnculo"/>
                <w:noProof/>
              </w:rPr>
              <w:t>Grupos y agrupamientos</w:t>
            </w:r>
            <w:r w:rsidR="00A75D95">
              <w:rPr>
                <w:noProof/>
                <w:webHidden/>
              </w:rPr>
              <w:tab/>
            </w:r>
            <w:r>
              <w:rPr>
                <w:noProof/>
                <w:webHidden/>
              </w:rPr>
              <w:fldChar w:fldCharType="begin"/>
            </w:r>
            <w:r w:rsidR="00A75D95">
              <w:rPr>
                <w:noProof/>
                <w:webHidden/>
              </w:rPr>
              <w:instrText xml:space="preserve"> PAGEREF _Toc529881091 \h </w:instrText>
            </w:r>
            <w:r>
              <w:rPr>
                <w:noProof/>
                <w:webHidden/>
              </w:rPr>
            </w:r>
            <w:r>
              <w:rPr>
                <w:noProof/>
                <w:webHidden/>
              </w:rPr>
              <w:fldChar w:fldCharType="separate"/>
            </w:r>
            <w:r w:rsidR="00A75D95">
              <w:rPr>
                <w:noProof/>
                <w:webHidden/>
              </w:rPr>
              <w:t>9</w:t>
            </w:r>
            <w:r>
              <w:rPr>
                <w:noProof/>
                <w:webHidden/>
              </w:rPr>
              <w:fldChar w:fldCharType="end"/>
            </w:r>
          </w:hyperlink>
        </w:p>
        <w:p w:rsidR="00A75D95" w:rsidRDefault="003D35C8">
          <w:pPr>
            <w:pStyle w:val="TDC3"/>
            <w:tabs>
              <w:tab w:val="right" w:leader="dot" w:pos="9736"/>
            </w:tabs>
            <w:rPr>
              <w:rFonts w:asciiTheme="minorHAnsi" w:eastAsiaTheme="minorEastAsia" w:hAnsiTheme="minorHAnsi"/>
              <w:noProof/>
              <w:lang w:eastAsia="es-ES"/>
            </w:rPr>
          </w:pPr>
          <w:hyperlink w:anchor="_Toc529881092" w:history="1">
            <w:r w:rsidR="00A75D95" w:rsidRPr="007228C9">
              <w:rPr>
                <w:rStyle w:val="Hipervnculo"/>
                <w:noProof/>
              </w:rPr>
              <w:t>Definición preliminar</w:t>
            </w:r>
            <w:r w:rsidR="00A75D95">
              <w:rPr>
                <w:noProof/>
                <w:webHidden/>
              </w:rPr>
              <w:tab/>
            </w:r>
            <w:r>
              <w:rPr>
                <w:noProof/>
                <w:webHidden/>
              </w:rPr>
              <w:fldChar w:fldCharType="begin"/>
            </w:r>
            <w:r w:rsidR="00A75D95">
              <w:rPr>
                <w:noProof/>
                <w:webHidden/>
              </w:rPr>
              <w:instrText xml:space="preserve"> PAGEREF _Toc529881092 \h </w:instrText>
            </w:r>
            <w:r>
              <w:rPr>
                <w:noProof/>
                <w:webHidden/>
              </w:rPr>
            </w:r>
            <w:r>
              <w:rPr>
                <w:noProof/>
                <w:webHidden/>
              </w:rPr>
              <w:fldChar w:fldCharType="separate"/>
            </w:r>
            <w:r w:rsidR="00A75D95">
              <w:rPr>
                <w:noProof/>
                <w:webHidden/>
              </w:rPr>
              <w:t>9</w:t>
            </w:r>
            <w:r>
              <w:rPr>
                <w:noProof/>
                <w:webHidden/>
              </w:rPr>
              <w:fldChar w:fldCharType="end"/>
            </w:r>
          </w:hyperlink>
        </w:p>
        <w:p w:rsidR="00A75D95" w:rsidRDefault="003D35C8">
          <w:pPr>
            <w:pStyle w:val="TDC2"/>
            <w:tabs>
              <w:tab w:val="right" w:leader="dot" w:pos="9736"/>
            </w:tabs>
            <w:rPr>
              <w:rFonts w:asciiTheme="minorHAnsi" w:eastAsiaTheme="minorEastAsia" w:hAnsiTheme="minorHAnsi"/>
              <w:noProof/>
              <w:lang w:eastAsia="es-ES"/>
            </w:rPr>
          </w:pPr>
          <w:hyperlink w:anchor="_Toc529881093" w:history="1">
            <w:r w:rsidR="00A75D95" w:rsidRPr="007228C9">
              <w:rPr>
                <w:rStyle w:val="Hipervnculo"/>
                <w:noProof/>
              </w:rPr>
              <w:t>Organizar a los usuarios del curso en grupos y/o agrupamientos</w:t>
            </w:r>
            <w:r w:rsidR="00A75D95">
              <w:rPr>
                <w:noProof/>
                <w:webHidden/>
              </w:rPr>
              <w:tab/>
            </w:r>
            <w:r>
              <w:rPr>
                <w:noProof/>
                <w:webHidden/>
              </w:rPr>
              <w:fldChar w:fldCharType="begin"/>
            </w:r>
            <w:r w:rsidR="00A75D95">
              <w:rPr>
                <w:noProof/>
                <w:webHidden/>
              </w:rPr>
              <w:instrText xml:space="preserve"> PAGEREF _Toc529881093 \h </w:instrText>
            </w:r>
            <w:r>
              <w:rPr>
                <w:noProof/>
                <w:webHidden/>
              </w:rPr>
            </w:r>
            <w:r>
              <w:rPr>
                <w:noProof/>
                <w:webHidden/>
              </w:rPr>
              <w:fldChar w:fldCharType="separate"/>
            </w:r>
            <w:r w:rsidR="00A75D95">
              <w:rPr>
                <w:noProof/>
                <w:webHidden/>
              </w:rPr>
              <w:t>10</w:t>
            </w:r>
            <w:r>
              <w:rPr>
                <w:noProof/>
                <w:webHidden/>
              </w:rPr>
              <w:fldChar w:fldCharType="end"/>
            </w:r>
          </w:hyperlink>
        </w:p>
        <w:p w:rsidR="00A75D95" w:rsidRDefault="003D35C8">
          <w:pPr>
            <w:pStyle w:val="TDC2"/>
            <w:tabs>
              <w:tab w:val="right" w:leader="dot" w:pos="9736"/>
            </w:tabs>
            <w:rPr>
              <w:rFonts w:asciiTheme="minorHAnsi" w:eastAsiaTheme="minorEastAsia" w:hAnsiTheme="minorHAnsi"/>
              <w:noProof/>
              <w:lang w:eastAsia="es-ES"/>
            </w:rPr>
          </w:pPr>
          <w:hyperlink w:anchor="_Toc529881094" w:history="1">
            <w:r w:rsidR="00A75D95" w:rsidRPr="007228C9">
              <w:rPr>
                <w:rStyle w:val="Hipervnculo"/>
                <w:noProof/>
              </w:rPr>
              <w:t>Usar Grupos a nivel de curso</w:t>
            </w:r>
            <w:r w:rsidR="00A75D95">
              <w:rPr>
                <w:noProof/>
                <w:webHidden/>
              </w:rPr>
              <w:tab/>
            </w:r>
            <w:r>
              <w:rPr>
                <w:noProof/>
                <w:webHidden/>
              </w:rPr>
              <w:fldChar w:fldCharType="begin"/>
            </w:r>
            <w:r w:rsidR="00A75D95">
              <w:rPr>
                <w:noProof/>
                <w:webHidden/>
              </w:rPr>
              <w:instrText xml:space="preserve"> PAGEREF _Toc529881094 \h </w:instrText>
            </w:r>
            <w:r>
              <w:rPr>
                <w:noProof/>
                <w:webHidden/>
              </w:rPr>
            </w:r>
            <w:r>
              <w:rPr>
                <w:noProof/>
                <w:webHidden/>
              </w:rPr>
              <w:fldChar w:fldCharType="separate"/>
            </w:r>
            <w:r w:rsidR="00A75D95">
              <w:rPr>
                <w:noProof/>
                <w:webHidden/>
              </w:rPr>
              <w:t>11</w:t>
            </w:r>
            <w:r>
              <w:rPr>
                <w:noProof/>
                <w:webHidden/>
              </w:rPr>
              <w:fldChar w:fldCharType="end"/>
            </w:r>
          </w:hyperlink>
        </w:p>
        <w:p w:rsidR="00A75D95" w:rsidRDefault="003D35C8">
          <w:pPr>
            <w:pStyle w:val="TDC2"/>
            <w:tabs>
              <w:tab w:val="right" w:leader="dot" w:pos="9736"/>
            </w:tabs>
            <w:rPr>
              <w:rFonts w:asciiTheme="minorHAnsi" w:eastAsiaTheme="minorEastAsia" w:hAnsiTheme="minorHAnsi"/>
              <w:noProof/>
              <w:lang w:eastAsia="es-ES"/>
            </w:rPr>
          </w:pPr>
          <w:hyperlink w:anchor="_Toc529881095" w:history="1">
            <w:r w:rsidR="00A75D95" w:rsidRPr="007228C9">
              <w:rPr>
                <w:rStyle w:val="Hipervnculo"/>
                <w:noProof/>
              </w:rPr>
              <w:t>Usar Grupos en las Actividades del curso</w:t>
            </w:r>
            <w:r w:rsidR="00A75D95">
              <w:rPr>
                <w:noProof/>
                <w:webHidden/>
              </w:rPr>
              <w:tab/>
            </w:r>
            <w:r>
              <w:rPr>
                <w:noProof/>
                <w:webHidden/>
              </w:rPr>
              <w:fldChar w:fldCharType="begin"/>
            </w:r>
            <w:r w:rsidR="00A75D95">
              <w:rPr>
                <w:noProof/>
                <w:webHidden/>
              </w:rPr>
              <w:instrText xml:space="preserve"> PAGEREF _Toc529881095 \h </w:instrText>
            </w:r>
            <w:r>
              <w:rPr>
                <w:noProof/>
                <w:webHidden/>
              </w:rPr>
            </w:r>
            <w:r>
              <w:rPr>
                <w:noProof/>
                <w:webHidden/>
              </w:rPr>
              <w:fldChar w:fldCharType="separate"/>
            </w:r>
            <w:r w:rsidR="00A75D95">
              <w:rPr>
                <w:noProof/>
                <w:webHidden/>
              </w:rPr>
              <w:t>12</w:t>
            </w:r>
            <w:r>
              <w:rPr>
                <w:noProof/>
                <w:webHidden/>
              </w:rPr>
              <w:fldChar w:fldCharType="end"/>
            </w:r>
          </w:hyperlink>
        </w:p>
        <w:p w:rsidR="00A75D95" w:rsidRDefault="003D35C8">
          <w:pPr>
            <w:pStyle w:val="TDC2"/>
            <w:tabs>
              <w:tab w:val="right" w:leader="dot" w:pos="9736"/>
            </w:tabs>
            <w:rPr>
              <w:rFonts w:asciiTheme="minorHAnsi" w:eastAsiaTheme="minorEastAsia" w:hAnsiTheme="minorHAnsi"/>
              <w:noProof/>
              <w:lang w:eastAsia="es-ES"/>
            </w:rPr>
          </w:pPr>
          <w:hyperlink w:anchor="_Toc529881096" w:history="1">
            <w:r w:rsidR="00A75D95" w:rsidRPr="007228C9">
              <w:rPr>
                <w:rStyle w:val="Hipervnculo"/>
                <w:noProof/>
              </w:rPr>
              <w:t>Restringir acceso por agrupamientos a nivel de actividad/ recurso</w:t>
            </w:r>
            <w:r w:rsidR="00A75D95">
              <w:rPr>
                <w:noProof/>
                <w:webHidden/>
              </w:rPr>
              <w:tab/>
            </w:r>
            <w:r>
              <w:rPr>
                <w:noProof/>
                <w:webHidden/>
              </w:rPr>
              <w:fldChar w:fldCharType="begin"/>
            </w:r>
            <w:r w:rsidR="00A75D95">
              <w:rPr>
                <w:noProof/>
                <w:webHidden/>
              </w:rPr>
              <w:instrText xml:space="preserve"> PAGEREF _Toc529881096 \h </w:instrText>
            </w:r>
            <w:r>
              <w:rPr>
                <w:noProof/>
                <w:webHidden/>
              </w:rPr>
            </w:r>
            <w:r>
              <w:rPr>
                <w:noProof/>
                <w:webHidden/>
              </w:rPr>
              <w:fldChar w:fldCharType="separate"/>
            </w:r>
            <w:r w:rsidR="00A75D95">
              <w:rPr>
                <w:noProof/>
                <w:webHidden/>
              </w:rPr>
              <w:t>12</w:t>
            </w:r>
            <w:r>
              <w:rPr>
                <w:noProof/>
                <w:webHidden/>
              </w:rPr>
              <w:fldChar w:fldCharType="end"/>
            </w:r>
          </w:hyperlink>
        </w:p>
        <w:p w:rsidR="007B5518" w:rsidRDefault="003D35C8">
          <w:r w:rsidRPr="007B5518">
            <w:fldChar w:fldCharType="end"/>
          </w:r>
        </w:p>
      </w:sdtContent>
    </w:sdt>
    <w:p w:rsidR="007B5518" w:rsidRPr="007B5518" w:rsidRDefault="007B5518" w:rsidP="007B5518"/>
    <w:p w:rsidR="007B5518" w:rsidRDefault="007B5518">
      <w:pPr>
        <w:jc w:val="left"/>
      </w:pPr>
      <w:r>
        <w:br w:type="page"/>
      </w:r>
    </w:p>
    <w:p w:rsidR="007C47C4" w:rsidRPr="007C47C4" w:rsidRDefault="007C47C4" w:rsidP="007C47C4">
      <w:pPr>
        <w:pStyle w:val="Ttulo1"/>
        <w:rPr>
          <w:w w:val="110"/>
        </w:rPr>
      </w:pPr>
      <w:bookmarkStart w:id="0" w:name="_Toc529881083"/>
      <w:r w:rsidRPr="007C47C4">
        <w:rPr>
          <w:w w:val="110"/>
        </w:rPr>
        <w:lastRenderedPageBreak/>
        <w:t>Matriculación de usuarios</w:t>
      </w:r>
      <w:bookmarkEnd w:id="0"/>
    </w:p>
    <w:p w:rsidR="00703878" w:rsidRDefault="00703878" w:rsidP="009B6DB4">
      <w:pPr>
        <w:pStyle w:val="Ttulo3"/>
        <w:rPr>
          <w:w w:val="110"/>
        </w:rPr>
      </w:pPr>
      <w:bookmarkStart w:id="1" w:name="_Toc529881084"/>
      <w:r>
        <w:rPr>
          <w:w w:val="110"/>
        </w:rPr>
        <w:t>Advertencia preliminar</w:t>
      </w:r>
      <w:bookmarkEnd w:id="1"/>
    </w:p>
    <w:p w:rsidR="00CA5A88" w:rsidRDefault="00F550E6" w:rsidP="007C47C4">
      <w:pPr>
        <w:rPr>
          <w:w w:val="110"/>
        </w:rPr>
      </w:pPr>
      <w:r>
        <w:rPr>
          <w:w w:val="110"/>
        </w:rPr>
        <w:t>Antes de comenz</w:t>
      </w:r>
      <w:r w:rsidR="00CB0D03">
        <w:rPr>
          <w:w w:val="110"/>
        </w:rPr>
        <w:t xml:space="preserve">ar a explicar el funcionamiento de las herramientas para la gestión de usuarios disponibles en </w:t>
      </w:r>
      <w:proofErr w:type="spellStart"/>
      <w:r w:rsidR="00CB0D03">
        <w:rPr>
          <w:w w:val="110"/>
        </w:rPr>
        <w:t>eGela</w:t>
      </w:r>
      <w:proofErr w:type="spellEnd"/>
      <w:r w:rsidR="00CB0D03">
        <w:rPr>
          <w:w w:val="110"/>
        </w:rPr>
        <w:t>, la aplicación basada en Moodle para la gestión de las aulas virtuales de la UPV/EHU, es necesario subrayar que e</w:t>
      </w:r>
      <w:r>
        <w:rPr>
          <w:w w:val="110"/>
        </w:rPr>
        <w:t>s</w:t>
      </w:r>
      <w:r w:rsidR="00CB0D03">
        <w:rPr>
          <w:w w:val="110"/>
        </w:rPr>
        <w:t>ta plataforma se encuentra integrada en un contexto institucional y que este hecho afecta de forma particular a la gestión de usuarios.</w:t>
      </w:r>
    </w:p>
    <w:p w:rsidR="00CB0D03" w:rsidRDefault="00CB0D03" w:rsidP="007C47C4">
      <w:pPr>
        <w:rPr>
          <w:w w:val="110"/>
        </w:rPr>
      </w:pPr>
      <w:proofErr w:type="spellStart"/>
      <w:proofErr w:type="gramStart"/>
      <w:r>
        <w:rPr>
          <w:w w:val="110"/>
        </w:rPr>
        <w:t>eGela</w:t>
      </w:r>
      <w:proofErr w:type="spellEnd"/>
      <w:proofErr w:type="gramEnd"/>
      <w:r>
        <w:rPr>
          <w:w w:val="110"/>
        </w:rPr>
        <w:t xml:space="preserve"> está </w:t>
      </w:r>
      <w:r w:rsidR="00CA5A88">
        <w:rPr>
          <w:w w:val="110"/>
        </w:rPr>
        <w:t>v</w:t>
      </w:r>
      <w:r>
        <w:rPr>
          <w:w w:val="110"/>
        </w:rPr>
        <w:t xml:space="preserve">inculada </w:t>
      </w:r>
      <w:r w:rsidR="00CA5A88">
        <w:rPr>
          <w:w w:val="110"/>
        </w:rPr>
        <w:t>a</w:t>
      </w:r>
      <w:r>
        <w:rPr>
          <w:w w:val="110"/>
        </w:rPr>
        <w:t xml:space="preserve"> lo</w:t>
      </w:r>
      <w:r w:rsidR="00CA5A88">
        <w:rPr>
          <w:w w:val="110"/>
        </w:rPr>
        <w:t xml:space="preserve">s datos académicos de </w:t>
      </w:r>
      <w:hyperlink r:id="rId13" w:history="1">
        <w:r w:rsidR="00CA5A88" w:rsidRPr="00FA5888">
          <w:rPr>
            <w:rStyle w:val="Hipervnculo"/>
            <w:w w:val="110"/>
          </w:rPr>
          <w:t>GAUR</w:t>
        </w:r>
      </w:hyperlink>
      <w:r w:rsidR="00CA5A88">
        <w:rPr>
          <w:w w:val="110"/>
        </w:rPr>
        <w:t xml:space="preserve"> a través del </w:t>
      </w:r>
      <w:hyperlink r:id="rId14" w:history="1">
        <w:r w:rsidR="00CA5A88" w:rsidRPr="00FA5888">
          <w:rPr>
            <w:rStyle w:val="Hipervnculo"/>
            <w:w w:val="110"/>
          </w:rPr>
          <w:t>Gestor de Aulas virtuales</w:t>
        </w:r>
      </w:hyperlink>
      <w:r w:rsidR="00CA5A88">
        <w:rPr>
          <w:w w:val="110"/>
        </w:rPr>
        <w:t xml:space="preserve">. Así, las aulas virtuales se crean a partir </w:t>
      </w:r>
      <w:r w:rsidR="00703878">
        <w:rPr>
          <w:w w:val="110"/>
        </w:rPr>
        <w:t>de la</w:t>
      </w:r>
      <w:r w:rsidR="007C47C4">
        <w:rPr>
          <w:w w:val="110"/>
        </w:rPr>
        <w:t xml:space="preserve"> petición de un/a docente y </w:t>
      </w:r>
      <w:r w:rsidR="00CA5A88">
        <w:rPr>
          <w:w w:val="110"/>
        </w:rPr>
        <w:t xml:space="preserve">de acuerdo a los datos académicos disponibles en GAUR. Siguiendo este esquema, nos remitiremos a los manuales y tutoriales correspondientes a esta herramienta en los casos donde sea pertinente (Creación de aulas, Matriculación de usuarios, Auto-Matriculación de docentes en aulas previamente creadas). Estos materiales pueden encontrarse en el sitio web del </w:t>
      </w:r>
      <w:proofErr w:type="spellStart"/>
      <w:r w:rsidR="007E1B71">
        <w:rPr>
          <w:w w:val="110"/>
        </w:rPr>
        <w:t>eCampus</w:t>
      </w:r>
      <w:proofErr w:type="spellEnd"/>
      <w:r w:rsidR="00CA5A88">
        <w:rPr>
          <w:w w:val="110"/>
        </w:rPr>
        <w:t xml:space="preserve"> de la UPV/EHU, en la siguiente dirección: </w:t>
      </w:r>
    </w:p>
    <w:p w:rsidR="00CA5A88" w:rsidRPr="00CA5A88" w:rsidRDefault="003D35C8" w:rsidP="007C47C4">
      <w:pPr>
        <w:rPr>
          <w:w w:val="110"/>
        </w:rPr>
      </w:pPr>
      <w:hyperlink r:id="rId15" w:history="1">
        <w:r w:rsidR="00F550E6" w:rsidRPr="00F550E6">
          <w:rPr>
            <w:rStyle w:val="Hipervnculo"/>
          </w:rPr>
          <w:t xml:space="preserve">https://www.ehu.eus/es/web/ecampus/ikasgela-birtualak-ir </w:t>
        </w:r>
      </w:hyperlink>
      <w:r w:rsidR="00CA5A88" w:rsidRPr="00CA5A88">
        <w:t>(apartado 3)</w:t>
      </w:r>
    </w:p>
    <w:p w:rsidR="00CB0D03" w:rsidRDefault="00CA5A88" w:rsidP="007C47C4">
      <w:pPr>
        <w:rPr>
          <w:w w:val="110"/>
        </w:rPr>
      </w:pPr>
      <w:r>
        <w:rPr>
          <w:w w:val="110"/>
        </w:rPr>
        <w:t xml:space="preserve">También hay que señalar que </w:t>
      </w:r>
      <w:proofErr w:type="spellStart"/>
      <w:r>
        <w:rPr>
          <w:w w:val="110"/>
        </w:rPr>
        <w:t>eGela</w:t>
      </w:r>
      <w:proofErr w:type="spellEnd"/>
      <w:r>
        <w:rPr>
          <w:w w:val="110"/>
        </w:rPr>
        <w:t xml:space="preserve"> cuenta con herramientas para la matriculación de usuarios que se solapan con las funciones del gestor de Aulas. A pesar de que su uso no se recomienda, salvo en casos muy determinados, su funcionamiento está explicado en este manual.</w:t>
      </w:r>
    </w:p>
    <w:p w:rsidR="007C47C4" w:rsidRDefault="007C47C4" w:rsidP="007C47C4">
      <w:pPr>
        <w:pStyle w:val="Ttulo2"/>
        <w:rPr>
          <w:w w:val="110"/>
        </w:rPr>
      </w:pPr>
      <w:bookmarkStart w:id="2" w:name="_Toc529881085"/>
      <w:r>
        <w:rPr>
          <w:w w:val="110"/>
        </w:rPr>
        <w:t>Matricular a través de “Usuarios matriculados”</w:t>
      </w:r>
      <w:bookmarkEnd w:id="2"/>
    </w:p>
    <w:p w:rsidR="00CA5A88" w:rsidRDefault="00703878" w:rsidP="00CA5A88">
      <w:r>
        <w:t>Para realizar matriculaciones</w:t>
      </w:r>
      <w:r w:rsidR="00CA5A88">
        <w:t xml:space="preserve"> deberemos </w:t>
      </w:r>
      <w:r>
        <w:t>desplegar al apartado Usuarios dentro de Administración &gt; Administración del curso y pulsar sobre Usuarios matriculados</w:t>
      </w:r>
      <w:r w:rsidR="000439B0">
        <w:t>.</w:t>
      </w:r>
    </w:p>
    <w:p w:rsidR="00703878" w:rsidRDefault="00703878" w:rsidP="00703878">
      <w:pPr>
        <w:pStyle w:val="piedefoto"/>
        <w:keepNext/>
      </w:pPr>
      <w:r>
        <w:rPr>
          <w:noProof/>
          <w:lang w:eastAsia="es-ES"/>
        </w:rPr>
        <w:drawing>
          <wp:inline distT="0" distB="0" distL="0" distR="0">
            <wp:extent cx="2924175" cy="2914650"/>
            <wp:effectExtent l="19050" t="0" r="9525" b="0"/>
            <wp:docPr id="48" name="47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16" cstate="print"/>
                    <a:stretch>
                      <a:fillRect/>
                    </a:stretch>
                  </pic:blipFill>
                  <pic:spPr>
                    <a:xfrm>
                      <a:off x="0" y="0"/>
                      <a:ext cx="2924175" cy="2914650"/>
                    </a:xfrm>
                    <a:prstGeom prst="rect">
                      <a:avLst/>
                    </a:prstGeom>
                  </pic:spPr>
                </pic:pic>
              </a:graphicData>
            </a:graphic>
          </wp:inline>
        </w:drawing>
      </w:r>
    </w:p>
    <w:p w:rsidR="000439B0" w:rsidRDefault="00703878" w:rsidP="00703878">
      <w:pPr>
        <w:pStyle w:val="piedefoto"/>
      </w:pPr>
      <w:r>
        <w:t xml:space="preserve">Imagen </w:t>
      </w:r>
      <w:fldSimple w:instr=" SEQ Imagen \* ARABIC ">
        <w:r w:rsidR="00DB2726">
          <w:rPr>
            <w:noProof/>
          </w:rPr>
          <w:t>1</w:t>
        </w:r>
      </w:fldSimple>
      <w:r>
        <w:t>: Acceder a "Usuarios matriculados"</w:t>
      </w:r>
    </w:p>
    <w:p w:rsidR="000439B0" w:rsidRDefault="000439B0" w:rsidP="00CA5A88">
      <w:r>
        <w:t>Una vez pulsado “Usuarios matriculados</w:t>
      </w:r>
      <w:r w:rsidR="000D74C7">
        <w:t>” se nos abrirá esta página</w:t>
      </w:r>
    </w:p>
    <w:p w:rsidR="00703878" w:rsidRDefault="00E605BC" w:rsidP="00703878">
      <w:pPr>
        <w:keepNext/>
      </w:pPr>
      <w:r>
        <w:rPr>
          <w:noProof/>
          <w:lang w:eastAsia="es-ES"/>
        </w:rPr>
        <w:lastRenderedPageBreak/>
        <w:drawing>
          <wp:inline distT="0" distB="0" distL="0" distR="0">
            <wp:extent cx="6188710" cy="2703830"/>
            <wp:effectExtent l="19050" t="19050" r="21590" b="20320"/>
            <wp:docPr id="2" name="1 Imagen" descr="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s.png"/>
                    <pic:cNvPicPr/>
                  </pic:nvPicPr>
                  <pic:blipFill>
                    <a:blip r:embed="rId17" cstate="print"/>
                    <a:stretch>
                      <a:fillRect/>
                    </a:stretch>
                  </pic:blipFill>
                  <pic:spPr>
                    <a:xfrm>
                      <a:off x="0" y="0"/>
                      <a:ext cx="6188710" cy="2703830"/>
                    </a:xfrm>
                    <a:prstGeom prst="rect">
                      <a:avLst/>
                    </a:prstGeom>
                    <a:ln>
                      <a:solidFill>
                        <a:schemeClr val="accent1"/>
                      </a:solidFill>
                    </a:ln>
                  </pic:spPr>
                </pic:pic>
              </a:graphicData>
            </a:graphic>
          </wp:inline>
        </w:drawing>
      </w:r>
    </w:p>
    <w:p w:rsidR="000D74C7" w:rsidRDefault="00703878" w:rsidP="00703878">
      <w:pPr>
        <w:pStyle w:val="piedefoto"/>
      </w:pPr>
      <w:r>
        <w:t xml:space="preserve">Imagen </w:t>
      </w:r>
      <w:fldSimple w:instr=" SEQ Imagen \* ARABIC ">
        <w:r w:rsidR="00DB2726">
          <w:rPr>
            <w:noProof/>
          </w:rPr>
          <w:t>2</w:t>
        </w:r>
      </w:fldSimple>
      <w:r>
        <w:t>: Usuarios matriculados</w:t>
      </w:r>
    </w:p>
    <w:p w:rsidR="000D74C7" w:rsidRDefault="000D74C7" w:rsidP="000D74C7">
      <w:r>
        <w:t>En esta página encontraremos la lista de participantes en nuestro curso y el rol que tienen en el mismo. En la parte superior e inferior de la tabla tenemos dos botones que sirven para matricular usuarios. Esta doble presencia del botón nos será de utilidad en el caso de que el número de participantes en nuestro curso sea muy elevado, ofreciéndonos mayor comodidad a la hora de gestionar las personas participantes.</w:t>
      </w:r>
    </w:p>
    <w:p w:rsidR="000D74C7" w:rsidRDefault="000D74C7" w:rsidP="000D74C7">
      <w:r>
        <w:t xml:space="preserve">Tenemos que subrayar que en el servicio </w:t>
      </w:r>
      <w:proofErr w:type="spellStart"/>
      <w:r>
        <w:t>eGela</w:t>
      </w:r>
      <w:proofErr w:type="spellEnd"/>
      <w:r>
        <w:t xml:space="preserve"> la creación de las aulas, inclusión de docentes y del alumnado se hace mediante el aplicativo “Gestor de Aulas Virtuales” de forma automática y que esta aplicación nos da la opción de incluir en nuestras aulas otras personas (siempre que no tengan docencia asignada en GAUR en el grupo en cuestión o que no están matriculadas en el mismo).</w:t>
      </w:r>
    </w:p>
    <w:p w:rsidR="000D74C7" w:rsidRDefault="000D74C7" w:rsidP="000D74C7">
      <w:pPr>
        <w:ind w:left="708"/>
        <w:rPr>
          <w:u w:val="single"/>
        </w:rPr>
      </w:pPr>
      <w:r w:rsidRPr="000D74C7">
        <w:rPr>
          <w:noProof/>
          <w:lang w:eastAsia="es-ES"/>
        </w:rPr>
        <w:drawing>
          <wp:anchor distT="0" distB="0" distL="114300" distR="114300" simplePos="0" relativeHeight="251670528" behindDoc="1" locked="0" layoutInCell="1" allowOverlap="1">
            <wp:simplePos x="0" y="0"/>
            <wp:positionH relativeFrom="column">
              <wp:posOffset>5715</wp:posOffset>
            </wp:positionH>
            <wp:positionV relativeFrom="paragraph">
              <wp:posOffset>29210</wp:posOffset>
            </wp:positionV>
            <wp:extent cx="318770" cy="350520"/>
            <wp:effectExtent l="19050" t="0" r="5080" b="0"/>
            <wp:wrapTight wrapText="bothSides">
              <wp:wrapPolygon edited="0">
                <wp:start x="3873" y="0"/>
                <wp:lineTo x="-1291" y="4696"/>
                <wp:lineTo x="0" y="18783"/>
                <wp:lineTo x="3873" y="19957"/>
                <wp:lineTo x="16781" y="19957"/>
                <wp:lineTo x="18072" y="19957"/>
                <wp:lineTo x="20653" y="18783"/>
                <wp:lineTo x="21944" y="5870"/>
                <wp:lineTo x="21944" y="4696"/>
                <wp:lineTo x="16781" y="0"/>
                <wp:lineTo x="3873" y="0"/>
              </wp:wrapPolygon>
            </wp:wrapTight>
            <wp:docPr id="6" name="51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18" cstate="print"/>
                    <a:stretch>
                      <a:fillRect/>
                    </a:stretch>
                  </pic:blipFill>
                  <pic:spPr>
                    <a:xfrm>
                      <a:off x="0" y="0"/>
                      <a:ext cx="318770" cy="350520"/>
                    </a:xfrm>
                    <a:prstGeom prst="rect">
                      <a:avLst/>
                    </a:prstGeom>
                  </pic:spPr>
                </pic:pic>
              </a:graphicData>
            </a:graphic>
          </wp:anchor>
        </w:drawing>
      </w:r>
      <w:r>
        <w:t xml:space="preserve">Desde el </w:t>
      </w:r>
      <w:proofErr w:type="spellStart"/>
      <w:r w:rsidR="007E1B71">
        <w:t>eCampus</w:t>
      </w:r>
      <w:proofErr w:type="spellEnd"/>
      <w:r>
        <w:t xml:space="preserve"> recomendamos la utilización </w:t>
      </w:r>
      <w:r w:rsidR="00F820E3">
        <w:t>del</w:t>
      </w:r>
      <w:ins w:id="3" w:author="bczibbae" w:date="2018-01-08T10:59:00Z">
        <w:r w:rsidR="0047587F">
          <w:t xml:space="preserve"> </w:t>
        </w:r>
      </w:ins>
      <w:r>
        <w:t xml:space="preserve">Gestor </w:t>
      </w:r>
      <w:r w:rsidR="00F820E3">
        <w:t xml:space="preserve">porque de esta forma </w:t>
      </w:r>
      <w:r>
        <w:rPr>
          <w:u w:val="single"/>
        </w:rPr>
        <w:t>se puede tener registro de las personas           invitadas a nuestro curso.</w:t>
      </w:r>
    </w:p>
    <w:p w:rsidR="000D74C7" w:rsidRDefault="000D74C7" w:rsidP="000D74C7">
      <w:r w:rsidRPr="000D74C7">
        <w:t>Si pulsamos sobre el botón “Matricular usuarios</w:t>
      </w:r>
      <w:r>
        <w:t>”, nos aparecerá otra pantalla en la que ya podr</w:t>
      </w:r>
      <w:r w:rsidR="007E1B71">
        <w:t xml:space="preserve">emos “asignar roles” </w:t>
      </w:r>
      <w:r>
        <w:t>a las personas que se hayan identificado en la plataforma por lo menos una vez utilizando su usuario LDAP y contraseña.</w:t>
      </w:r>
    </w:p>
    <w:p w:rsidR="00703878" w:rsidRDefault="00E605BC" w:rsidP="00703878">
      <w:pPr>
        <w:pStyle w:val="piedefoto"/>
        <w:keepNext/>
      </w:pPr>
      <w:r>
        <w:rPr>
          <w:noProof/>
          <w:lang w:eastAsia="es-ES"/>
        </w:rPr>
        <w:lastRenderedPageBreak/>
        <w:drawing>
          <wp:inline distT="0" distB="0" distL="0" distR="0">
            <wp:extent cx="3220184" cy="4515879"/>
            <wp:effectExtent l="19050" t="0" r="0" b="0"/>
            <wp:docPr id="9" name="8 Imagen" descr="2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s.png"/>
                    <pic:cNvPicPr/>
                  </pic:nvPicPr>
                  <pic:blipFill>
                    <a:blip r:embed="rId19" cstate="print"/>
                    <a:stretch>
                      <a:fillRect/>
                    </a:stretch>
                  </pic:blipFill>
                  <pic:spPr>
                    <a:xfrm>
                      <a:off x="0" y="0"/>
                      <a:ext cx="3220184" cy="4515879"/>
                    </a:xfrm>
                    <a:prstGeom prst="rect">
                      <a:avLst/>
                    </a:prstGeom>
                  </pic:spPr>
                </pic:pic>
              </a:graphicData>
            </a:graphic>
          </wp:inline>
        </w:drawing>
      </w:r>
    </w:p>
    <w:p w:rsidR="000D74C7" w:rsidRDefault="00703878" w:rsidP="00703878">
      <w:pPr>
        <w:pStyle w:val="Epgrafe"/>
        <w:jc w:val="center"/>
      </w:pPr>
      <w:r>
        <w:t xml:space="preserve">Imagen </w:t>
      </w:r>
      <w:fldSimple w:instr=" SEQ Imagen \* ARABIC ">
        <w:r w:rsidR="00DB2726">
          <w:rPr>
            <w:noProof/>
          </w:rPr>
          <w:t>3</w:t>
        </w:r>
      </w:fldSimple>
      <w:r>
        <w:t>: Cuadro de diálogo para matricular usuarios</w:t>
      </w:r>
    </w:p>
    <w:p w:rsidR="00F5238A" w:rsidRDefault="00F5238A" w:rsidP="00F5238A">
      <w:r>
        <w:t xml:space="preserve">Nos aparece el listado de todas las personas autenticadas en la plataforma. Para localizar a la persona usuaria que queremos incluir utilizaremos la opción “Buscar”. Escribiremos en la caja de texto el nombre o correo de la persona y clicaremos sobre buscar. Si no apareciera, deberíamos pedirle que entrase por una vez en la plataforma </w:t>
      </w:r>
      <w:proofErr w:type="spellStart"/>
      <w:r>
        <w:t>egela</w:t>
      </w:r>
      <w:proofErr w:type="spellEnd"/>
      <w:r>
        <w:t xml:space="preserve"> con su LDAP y</w:t>
      </w:r>
      <w:r w:rsidR="00330053">
        <w:t xml:space="preserve"> contraseña para poder así añadirla en nuestro curso. La cuenta LDAP tiene que estar activa, en caso contrario no nos permitirá acceder a la plataforma. Este problema se presenta a menudo con las personas usuarias del </w:t>
      </w:r>
      <w:r w:rsidR="00330053">
        <w:rPr>
          <w:b/>
        </w:rPr>
        <w:t>colectivo “</w:t>
      </w:r>
      <w:proofErr w:type="spellStart"/>
      <w:r w:rsidR="00330053">
        <w:rPr>
          <w:b/>
        </w:rPr>
        <w:t>Besteak</w:t>
      </w:r>
      <w:proofErr w:type="spellEnd"/>
      <w:r w:rsidR="00330053">
        <w:rPr>
          <w:b/>
        </w:rPr>
        <w:t xml:space="preserve">” </w:t>
      </w:r>
      <w:r w:rsidR="00330053">
        <w:t xml:space="preserve"> ya que las cuentas así creadas caducan al año.</w:t>
      </w:r>
    </w:p>
    <w:p w:rsidR="00330053" w:rsidRDefault="00330053" w:rsidP="00F5238A">
      <w:r>
        <w:t>En el desplegable que aparece en la parte superior, elegiremos el rol que queremos asignarle a esa persona “estudiante” o “docente sin permiso de edición” y pulsaremos matricular. Repetiremos la operación para cada persona que queramos añadir y una vez terminado estas inclusiones clicaremos sobre “Finalizar matriculación de usuarios”.</w:t>
      </w:r>
    </w:p>
    <w:p w:rsidR="006C4899" w:rsidRDefault="006C4899" w:rsidP="00EE7F49">
      <w:pPr>
        <w:pStyle w:val="Ttulo2"/>
      </w:pPr>
      <w:bookmarkStart w:id="4" w:name="_Toc529881086"/>
      <w:r>
        <w:t>Otros métodos de matriculación (</w:t>
      </w:r>
      <w:proofErr w:type="spellStart"/>
      <w:r>
        <w:t>eGELA</w:t>
      </w:r>
      <w:proofErr w:type="spellEnd"/>
      <w:r>
        <w:t xml:space="preserve"> PI)</w:t>
      </w:r>
      <w:bookmarkEnd w:id="4"/>
    </w:p>
    <w:p w:rsidR="006C4899" w:rsidRDefault="006C4899" w:rsidP="006C4899">
      <w:pPr>
        <w:pStyle w:val="Ttulo3"/>
      </w:pPr>
      <w:bookmarkStart w:id="5" w:name="_Toc529881087"/>
      <w:r>
        <w:t>Matricular desde CSV o TXT</w:t>
      </w:r>
      <w:bookmarkEnd w:id="5"/>
      <w:r>
        <w:t xml:space="preserve"> </w:t>
      </w:r>
    </w:p>
    <w:p w:rsidR="006C4899" w:rsidRDefault="006C4899" w:rsidP="006C4899">
      <w:r>
        <w:t xml:space="preserve">Si disponemos de un listado de correos electrónicos institucionales o de números de DNI de usuarios que tienen un LDAP activo, podemos matricular a este conjunto de usuarios usando la opción “Matricular desde </w:t>
      </w:r>
      <w:proofErr w:type="spellStart"/>
      <w:r>
        <w:t>csv</w:t>
      </w:r>
      <w:proofErr w:type="spellEnd"/>
      <w:r>
        <w:t>”.</w:t>
      </w:r>
    </w:p>
    <w:p w:rsidR="006C4899" w:rsidRDefault="006C4899" w:rsidP="006C4899">
      <w:r>
        <w:rPr>
          <w:noProof/>
          <w:lang w:eastAsia="es-ES"/>
        </w:rPr>
        <w:lastRenderedPageBreak/>
        <w:drawing>
          <wp:inline distT="0" distB="0" distL="0" distR="0">
            <wp:extent cx="6188710" cy="2840355"/>
            <wp:effectExtent l="19050" t="19050" r="21590" b="17145"/>
            <wp:docPr id="5" name="4 Imagen" descr="e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2.gif"/>
                    <pic:cNvPicPr/>
                  </pic:nvPicPr>
                  <pic:blipFill>
                    <a:blip r:embed="rId20" cstate="print"/>
                    <a:stretch>
                      <a:fillRect/>
                    </a:stretch>
                  </pic:blipFill>
                  <pic:spPr>
                    <a:xfrm>
                      <a:off x="0" y="0"/>
                      <a:ext cx="6188710" cy="2840355"/>
                    </a:xfrm>
                    <a:prstGeom prst="rect">
                      <a:avLst/>
                    </a:prstGeom>
                    <a:ln>
                      <a:solidFill>
                        <a:schemeClr val="accent1"/>
                      </a:solidFill>
                    </a:ln>
                  </pic:spPr>
                </pic:pic>
              </a:graphicData>
            </a:graphic>
          </wp:inline>
        </w:drawing>
      </w:r>
    </w:p>
    <w:p w:rsidR="008F0DBB" w:rsidRDefault="008F0DBB" w:rsidP="008F0DBB">
      <w:pPr>
        <w:pStyle w:val="piedefoto"/>
      </w:pPr>
      <w:r>
        <w:t xml:space="preserve">Imagen 3.1: Acceder al formulario de matriculación por archivo </w:t>
      </w:r>
      <w:proofErr w:type="spellStart"/>
      <w:r>
        <w:t>csv</w:t>
      </w:r>
      <w:proofErr w:type="spellEnd"/>
      <w:r>
        <w:t xml:space="preserve"> o </w:t>
      </w:r>
      <w:proofErr w:type="spellStart"/>
      <w:r>
        <w:t>txt</w:t>
      </w:r>
      <w:proofErr w:type="spellEnd"/>
    </w:p>
    <w:p w:rsidR="008F0DBB" w:rsidRDefault="008F0DBB" w:rsidP="008F0DBB">
      <w:pPr>
        <w:pStyle w:val="piedefoto"/>
      </w:pPr>
      <w:r>
        <w:rPr>
          <w:noProof/>
          <w:lang w:eastAsia="es-ES"/>
        </w:rPr>
        <w:drawing>
          <wp:inline distT="0" distB="0" distL="0" distR="0">
            <wp:extent cx="4171950" cy="2085975"/>
            <wp:effectExtent l="19050" t="0" r="0" b="0"/>
            <wp:docPr id="29" name="14 Imagen" descr="e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3.gif"/>
                    <pic:cNvPicPr/>
                  </pic:nvPicPr>
                  <pic:blipFill>
                    <a:blip r:embed="rId21" cstate="print"/>
                    <a:stretch>
                      <a:fillRect/>
                    </a:stretch>
                  </pic:blipFill>
                  <pic:spPr>
                    <a:xfrm>
                      <a:off x="0" y="0"/>
                      <a:ext cx="4171950" cy="2085975"/>
                    </a:xfrm>
                    <a:prstGeom prst="rect">
                      <a:avLst/>
                    </a:prstGeom>
                  </pic:spPr>
                </pic:pic>
              </a:graphicData>
            </a:graphic>
          </wp:inline>
        </w:drawing>
      </w:r>
    </w:p>
    <w:p w:rsidR="008F0DBB" w:rsidRDefault="008F0DBB" w:rsidP="008F0DBB">
      <w:pPr>
        <w:pStyle w:val="piedefoto"/>
      </w:pPr>
      <w:r>
        <w:t>Imagen 3.2: Listado de usuarios a matricular</w:t>
      </w:r>
    </w:p>
    <w:p w:rsidR="008F0DBB" w:rsidRDefault="008F0DBB" w:rsidP="008F0DBB">
      <w:pPr>
        <w:pStyle w:val="piedefoto"/>
      </w:pPr>
    </w:p>
    <w:p w:rsidR="006C4899" w:rsidRDefault="006C4899" w:rsidP="006C4899">
      <w:r>
        <w:t xml:space="preserve">Al pulsar sobre el botón “Matricular desde </w:t>
      </w:r>
      <w:proofErr w:type="spellStart"/>
      <w:r>
        <w:t>csv</w:t>
      </w:r>
      <w:proofErr w:type="spellEnd"/>
      <w:r>
        <w:t>” aparece un formulario donde podemos escoger el rol de los usuarios inscritos y enviar un archivo. Como se explica en la ayuda, dicho archivo debe cumplir estos requisitos: “Fichero (".</w:t>
      </w:r>
      <w:proofErr w:type="spellStart"/>
      <w:r>
        <w:t>txt</w:t>
      </w:r>
      <w:proofErr w:type="spellEnd"/>
      <w:r>
        <w:t>", ".</w:t>
      </w:r>
      <w:proofErr w:type="spellStart"/>
      <w:r>
        <w:t>csv</w:t>
      </w:r>
      <w:proofErr w:type="spellEnd"/>
      <w:r>
        <w:t>"): En cada línea se incluye o bien el LDAP o bien el DNI o bien el correo electrónico UPV/EHU de las personas que quieres matricular”</w:t>
      </w:r>
      <w:r w:rsidR="008F0DBB">
        <w:t xml:space="preserve"> Se pueden combinar números de DNI y correos electrónicos en el mismo listado. Los correos electrónicos deben tener la extensión .</w:t>
      </w:r>
      <w:proofErr w:type="spellStart"/>
      <w:r w:rsidR="008F0DBB">
        <w:t>eus</w:t>
      </w:r>
      <w:proofErr w:type="spellEnd"/>
      <w:r w:rsidR="008F0DBB">
        <w:t xml:space="preserve">. </w:t>
      </w:r>
    </w:p>
    <w:p w:rsidR="008F0DBB" w:rsidRDefault="008F0DBB" w:rsidP="006C4899">
      <w:r>
        <w:t>Tras el envío del archivo dos pantallas sucesivas nos confirman</w:t>
      </w:r>
      <w:r w:rsidR="000C7B13">
        <w:t xml:space="preserve">: </w:t>
      </w:r>
      <w:r>
        <w:t xml:space="preserve">1) los datos contenidos en el archivo y 2) los resultados de la importación. Se muestra el total de los usuarios matriculados y, en su caso, los errores para cada una de las líneas. </w:t>
      </w:r>
    </w:p>
    <w:p w:rsidR="00464628" w:rsidRDefault="00464628" w:rsidP="004F0004">
      <w:pPr>
        <w:pStyle w:val="Ttulo3"/>
      </w:pPr>
      <w:bookmarkStart w:id="6" w:name="_Toc529881088"/>
      <w:r>
        <w:t>Auto-matriculación (</w:t>
      </w:r>
      <w:r w:rsidR="006C4899">
        <w:t>estudiantes</w:t>
      </w:r>
      <w:r>
        <w:t>)</w:t>
      </w:r>
      <w:bookmarkEnd w:id="6"/>
    </w:p>
    <w:p w:rsidR="00F1671E" w:rsidRDefault="00464628" w:rsidP="00F5238A">
      <w:r>
        <w:t>Además de la matriculación manual,</w:t>
      </w:r>
      <w:r w:rsidR="00F1671E">
        <w:t xml:space="preserve"> en </w:t>
      </w:r>
      <w:proofErr w:type="spellStart"/>
      <w:r w:rsidR="00F1671E">
        <w:t>eGELA</w:t>
      </w:r>
      <w:proofErr w:type="spellEnd"/>
      <w:r w:rsidR="00F1671E">
        <w:t xml:space="preserve"> PI</w:t>
      </w:r>
      <w:r>
        <w:t xml:space="preserve"> también se puede configurar la auto-matriculación en el curso. </w:t>
      </w:r>
      <w:r w:rsidR="00F1671E">
        <w:t xml:space="preserve">Este método está deshabilitado en </w:t>
      </w:r>
      <w:proofErr w:type="spellStart"/>
      <w:r w:rsidR="00F1671E">
        <w:t>eGELA</w:t>
      </w:r>
      <w:proofErr w:type="spellEnd"/>
      <w:r w:rsidR="00F1671E">
        <w:t xml:space="preserve"> dado que las matriculaciones están supeditadas a los datos de GAUR. </w:t>
      </w:r>
    </w:p>
    <w:p w:rsidR="00EE7F49" w:rsidRDefault="00EE7F49" w:rsidP="00F5238A">
      <w:r>
        <w:rPr>
          <w:noProof/>
          <w:lang w:eastAsia="es-ES"/>
        </w:rPr>
        <w:lastRenderedPageBreak/>
        <w:drawing>
          <wp:inline distT="0" distB="0" distL="0" distR="0">
            <wp:extent cx="6188710" cy="3458210"/>
            <wp:effectExtent l="19050" t="19050" r="21590" b="27940"/>
            <wp:docPr id="3" name="2 Imagen" descr="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1.gif"/>
                    <pic:cNvPicPr/>
                  </pic:nvPicPr>
                  <pic:blipFill>
                    <a:blip r:embed="rId22" cstate="print"/>
                    <a:stretch>
                      <a:fillRect/>
                    </a:stretch>
                  </pic:blipFill>
                  <pic:spPr>
                    <a:xfrm>
                      <a:off x="0" y="0"/>
                      <a:ext cx="6188710" cy="3458210"/>
                    </a:xfrm>
                    <a:prstGeom prst="rect">
                      <a:avLst/>
                    </a:prstGeom>
                    <a:ln>
                      <a:solidFill>
                        <a:schemeClr val="accent1"/>
                      </a:solidFill>
                    </a:ln>
                  </pic:spPr>
                </pic:pic>
              </a:graphicData>
            </a:graphic>
          </wp:inline>
        </w:drawing>
      </w:r>
    </w:p>
    <w:p w:rsidR="00EE7F49" w:rsidRDefault="00EE7F49" w:rsidP="00EE7F49">
      <w:pPr>
        <w:pStyle w:val="piedefoto"/>
      </w:pPr>
      <w:r>
        <w:t>Imagen 3.</w:t>
      </w:r>
      <w:r w:rsidR="008F0DBB">
        <w:t>3</w:t>
      </w:r>
      <w:r>
        <w:t xml:space="preserve"> </w:t>
      </w:r>
      <w:proofErr w:type="spellStart"/>
      <w:r>
        <w:t>Automatriculación</w:t>
      </w:r>
      <w:proofErr w:type="spellEnd"/>
      <w:r>
        <w:t xml:space="preserve"> 1) Opciones de de activación y configuración </w:t>
      </w:r>
      <w:r>
        <w:br/>
        <w:t>2) Crear nuevo canal de auto-matriculación</w:t>
      </w:r>
    </w:p>
    <w:p w:rsidR="00EE7F49" w:rsidRDefault="00F1671E" w:rsidP="00F5238A">
      <w:r>
        <w:t xml:space="preserve">Esta vía de matriculación está deshabilitada por defecto, pero el profesorado puede activar el </w:t>
      </w:r>
      <w:r w:rsidR="00EE7F49">
        <w:t xml:space="preserve">canal </w:t>
      </w:r>
      <w:r>
        <w:t>que viene creado por defecto o crear otros</w:t>
      </w:r>
      <w:r w:rsidR="00EE7F49">
        <w:t xml:space="preserve"> canales</w:t>
      </w:r>
      <w:r>
        <w:t>, con sus respectivos conjuntos de condiciones (</w:t>
      </w:r>
      <w:r w:rsidR="00464628">
        <w:t>clave de inscripción, un periodo de i</w:t>
      </w:r>
      <w:r>
        <w:t xml:space="preserve">nscripción, </w:t>
      </w:r>
      <w:r w:rsidR="00464628">
        <w:t>un periodo de matriculación</w:t>
      </w:r>
      <w:r>
        <w:t>, grupo del curso donde quedan organizados…)</w:t>
      </w:r>
      <w:r w:rsidR="00464628">
        <w:t xml:space="preserve">. </w:t>
      </w:r>
      <w:r>
        <w:t xml:space="preserve">Se pueden configurar así, por ejemplo, dos canales distintos, con dos claves distintas, de forma que quienes se inscriban con una clave de matriculación </w:t>
      </w:r>
      <w:r w:rsidR="00EE7F49">
        <w:t>se asignen</w:t>
      </w:r>
      <w:r>
        <w:t xml:space="preserve"> a un grupo y los que se inscriban con la otra clave se asignen al otro grupo.</w:t>
      </w:r>
    </w:p>
    <w:p w:rsidR="007E1B71" w:rsidRDefault="007E1B71" w:rsidP="007E1B71">
      <w:pPr>
        <w:pStyle w:val="Ttulo1"/>
      </w:pPr>
      <w:bookmarkStart w:id="7" w:name="_Toc529881089"/>
      <w:r>
        <w:t>Perfil y preferencias de usuario</w:t>
      </w:r>
      <w:bookmarkEnd w:id="7"/>
    </w:p>
    <w:p w:rsidR="007E1B71" w:rsidRDefault="007E1B71" w:rsidP="007E1B71">
      <w:pPr>
        <w:rPr>
          <w:spacing w:val="-1"/>
        </w:rPr>
      </w:pPr>
      <w:r w:rsidRPr="00CB690F">
        <w:rPr>
          <w:spacing w:val="-6"/>
        </w:rPr>
        <w:t>T</w:t>
      </w:r>
      <w:r w:rsidRPr="00CB690F">
        <w:rPr>
          <w:spacing w:val="-5"/>
        </w:rPr>
        <w:t>odas</w:t>
      </w:r>
      <w:r w:rsidRPr="00CB690F">
        <w:rPr>
          <w:spacing w:val="-1"/>
        </w:rPr>
        <w:t xml:space="preserve"> las</w:t>
      </w:r>
      <w:r w:rsidRPr="00CB690F">
        <w:t xml:space="preserve"> </w:t>
      </w:r>
      <w:r w:rsidRPr="00CB690F">
        <w:rPr>
          <w:spacing w:val="-1"/>
        </w:rPr>
        <w:t>opciones directamente</w:t>
      </w:r>
      <w:r w:rsidRPr="00CB690F">
        <w:t xml:space="preserve"> </w:t>
      </w:r>
      <w:r w:rsidRPr="00CB690F">
        <w:rPr>
          <w:spacing w:val="-1"/>
        </w:rPr>
        <w:t xml:space="preserve">vinculadas </w:t>
      </w:r>
      <w:r w:rsidRPr="00CB690F">
        <w:t>al</w:t>
      </w:r>
      <w:r w:rsidRPr="00CB690F">
        <w:rPr>
          <w:spacing w:val="-2"/>
        </w:rPr>
        <w:t xml:space="preserve"> </w:t>
      </w:r>
      <w:r w:rsidRPr="00CB690F">
        <w:rPr>
          <w:spacing w:val="-1"/>
        </w:rPr>
        <w:t>usuario</w:t>
      </w:r>
      <w:r w:rsidRPr="00CB690F">
        <w:t xml:space="preserve"> </w:t>
      </w:r>
      <w:r w:rsidRPr="00CB690F">
        <w:rPr>
          <w:spacing w:val="-1"/>
        </w:rPr>
        <w:t>se</w:t>
      </w:r>
      <w:r w:rsidRPr="00CB690F">
        <w:t xml:space="preserve"> </w:t>
      </w:r>
      <w:r w:rsidRPr="00CB690F">
        <w:rPr>
          <w:spacing w:val="-1"/>
        </w:rPr>
        <w:t>han</w:t>
      </w:r>
      <w:r w:rsidRPr="00CB690F">
        <w:rPr>
          <w:spacing w:val="-2"/>
        </w:rPr>
        <w:t xml:space="preserve"> </w:t>
      </w:r>
      <w:r w:rsidRPr="00CB690F">
        <w:rPr>
          <w:spacing w:val="-1"/>
        </w:rPr>
        <w:t>concentrado</w:t>
      </w:r>
      <w:r w:rsidRPr="00CB690F">
        <w:t xml:space="preserve"> </w:t>
      </w:r>
      <w:r w:rsidRPr="00CB690F">
        <w:rPr>
          <w:spacing w:val="-1"/>
        </w:rPr>
        <w:t>en</w:t>
      </w:r>
      <w:r w:rsidRPr="00CB690F">
        <w:t xml:space="preserve"> </w:t>
      </w:r>
      <w:r>
        <w:rPr>
          <w:spacing w:val="-1"/>
        </w:rPr>
        <w:t>un menú desplegable situado en la parte superior derecha.</w:t>
      </w:r>
    </w:p>
    <w:p w:rsidR="007E1B71" w:rsidRDefault="007E1B71" w:rsidP="007E1B71">
      <w:pPr>
        <w:jc w:val="center"/>
        <w:rPr>
          <w:spacing w:val="-1"/>
        </w:rPr>
      </w:pPr>
      <w:r>
        <w:rPr>
          <w:noProof/>
          <w:spacing w:val="-1"/>
          <w:lang w:eastAsia="es-ES"/>
        </w:rPr>
        <w:lastRenderedPageBreak/>
        <w:drawing>
          <wp:inline distT="0" distB="0" distL="0" distR="0">
            <wp:extent cx="3251200" cy="3041650"/>
            <wp:effectExtent l="19050" t="19050" r="25400" b="25400"/>
            <wp:docPr id="4" name="14 Imagen" descr="do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1.jpg"/>
                    <pic:cNvPicPr/>
                  </pic:nvPicPr>
                  <pic:blipFill>
                    <a:blip r:embed="rId23" cstate="print"/>
                    <a:stretch>
                      <a:fillRect/>
                    </a:stretch>
                  </pic:blipFill>
                  <pic:spPr>
                    <a:xfrm>
                      <a:off x="0" y="0"/>
                      <a:ext cx="3251200" cy="3041650"/>
                    </a:xfrm>
                    <a:prstGeom prst="rect">
                      <a:avLst/>
                    </a:prstGeom>
                    <a:ln>
                      <a:solidFill>
                        <a:schemeClr val="accent1"/>
                      </a:solidFill>
                    </a:ln>
                  </pic:spPr>
                </pic:pic>
              </a:graphicData>
            </a:graphic>
          </wp:inline>
        </w:drawing>
      </w:r>
    </w:p>
    <w:p w:rsidR="007E1B71" w:rsidRDefault="007E1B71" w:rsidP="007E1B71">
      <w:r w:rsidRPr="00CB690F">
        <w:t>Las secciones Área Personal, Perfil,</w:t>
      </w:r>
      <w:r w:rsidRPr="00CB690F">
        <w:rPr>
          <w:spacing w:val="-2"/>
        </w:rPr>
        <w:t xml:space="preserve"> </w:t>
      </w:r>
      <w:r w:rsidRPr="00CB690F">
        <w:t>Calificaciones (Calificaciones globales</w:t>
      </w:r>
      <w:r w:rsidRPr="00CB690F">
        <w:rPr>
          <w:spacing w:val="-2"/>
        </w:rPr>
        <w:t xml:space="preserve"> </w:t>
      </w:r>
      <w:r w:rsidRPr="00CB690F">
        <w:t>de todos los cursos</w:t>
      </w:r>
      <w:r w:rsidRPr="00CB690F">
        <w:rPr>
          <w:spacing w:val="-2"/>
        </w:rPr>
        <w:t xml:space="preserve"> </w:t>
      </w:r>
      <w:r w:rsidRPr="00CB690F">
        <w:t>donde está matriculado),</w:t>
      </w:r>
      <w:r w:rsidRPr="00CB690F">
        <w:rPr>
          <w:spacing w:val="77"/>
          <w:w w:val="99"/>
        </w:rPr>
        <w:t xml:space="preserve"> </w:t>
      </w:r>
      <w:r w:rsidRPr="00CB690F">
        <w:t>Mensajes</w:t>
      </w:r>
      <w:r w:rsidRPr="00CB690F">
        <w:rPr>
          <w:spacing w:val="-2"/>
        </w:rPr>
        <w:t xml:space="preserve"> </w:t>
      </w:r>
      <w:r w:rsidRPr="00CB690F">
        <w:t>y</w:t>
      </w:r>
      <w:r w:rsidRPr="00CB690F">
        <w:rPr>
          <w:spacing w:val="-2"/>
        </w:rPr>
        <w:t xml:space="preserve"> </w:t>
      </w:r>
      <w:r w:rsidRPr="00CB690F">
        <w:t>Preferencias están</w:t>
      </w:r>
      <w:r w:rsidRPr="00CB690F">
        <w:rPr>
          <w:spacing w:val="-2"/>
        </w:rPr>
        <w:t xml:space="preserve"> </w:t>
      </w:r>
      <w:r w:rsidRPr="00CB690F">
        <w:t>accesibles desde este menú. Estas opciones</w:t>
      </w:r>
      <w:r w:rsidRPr="00CB690F">
        <w:rPr>
          <w:spacing w:val="1"/>
        </w:rPr>
        <w:t xml:space="preserve"> </w:t>
      </w:r>
      <w:r w:rsidRPr="00CB690F">
        <w:t>estaban antes</w:t>
      </w:r>
      <w:r w:rsidRPr="00CB690F">
        <w:rPr>
          <w:spacing w:val="-2"/>
        </w:rPr>
        <w:t xml:space="preserve"> </w:t>
      </w:r>
      <w:r w:rsidRPr="00CB690F">
        <w:t>situadas en el</w:t>
      </w:r>
      <w:r w:rsidRPr="00CB690F">
        <w:rPr>
          <w:spacing w:val="-2"/>
        </w:rPr>
        <w:t xml:space="preserve"> </w:t>
      </w:r>
      <w:r w:rsidRPr="00CB690F">
        <w:t>bloque</w:t>
      </w:r>
      <w:r w:rsidRPr="00CB690F">
        <w:rPr>
          <w:spacing w:val="-3"/>
        </w:rPr>
        <w:t xml:space="preserve"> </w:t>
      </w:r>
      <w:r w:rsidRPr="00CB690F">
        <w:t>de</w:t>
      </w:r>
      <w:r w:rsidRPr="00CB690F">
        <w:rPr>
          <w:spacing w:val="75"/>
        </w:rPr>
        <w:t xml:space="preserve"> </w:t>
      </w:r>
      <w:r w:rsidRPr="00CB690F">
        <w:t>Administración</w:t>
      </w:r>
      <w:r w:rsidRPr="00CB690F">
        <w:rPr>
          <w:spacing w:val="-2"/>
        </w:rPr>
        <w:t xml:space="preserve"> </w:t>
      </w:r>
      <w:r w:rsidRPr="00CB690F">
        <w:t>&gt; Ajustes de mi perfil.</w:t>
      </w:r>
    </w:p>
    <w:p w:rsidR="00BD799D" w:rsidRPr="00CB690F" w:rsidRDefault="00BD799D" w:rsidP="007E1B71">
      <w:r>
        <w:rPr>
          <w:noProof/>
          <w:lang w:eastAsia="es-ES"/>
        </w:rPr>
        <w:drawing>
          <wp:inline distT="0" distB="0" distL="0" distR="0">
            <wp:extent cx="6188710" cy="3034030"/>
            <wp:effectExtent l="19050" t="0" r="2540" b="0"/>
            <wp:docPr id="7" name="6 Imagen" descr="Screenshot_2018-11-29 Prefe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9 Preferencias.png"/>
                    <pic:cNvPicPr/>
                  </pic:nvPicPr>
                  <pic:blipFill>
                    <a:blip r:embed="rId24" cstate="print"/>
                    <a:stretch>
                      <a:fillRect/>
                    </a:stretch>
                  </pic:blipFill>
                  <pic:spPr>
                    <a:xfrm>
                      <a:off x="0" y="0"/>
                      <a:ext cx="6188710" cy="3034030"/>
                    </a:xfrm>
                    <a:prstGeom prst="rect">
                      <a:avLst/>
                    </a:prstGeom>
                  </pic:spPr>
                </pic:pic>
              </a:graphicData>
            </a:graphic>
          </wp:inline>
        </w:drawing>
      </w:r>
    </w:p>
    <w:p w:rsidR="007E1B71" w:rsidRPr="00CB690F" w:rsidRDefault="007E1B71" w:rsidP="007E1B71">
      <w:pPr>
        <w:rPr>
          <w:rFonts w:eastAsia="Arial" w:cs="Arial"/>
          <w:sz w:val="21"/>
          <w:szCs w:val="21"/>
        </w:rPr>
      </w:pPr>
      <w:r w:rsidRPr="00CB690F">
        <w:rPr>
          <w:rFonts w:eastAsia="Arial" w:cs="Arial"/>
          <w:sz w:val="21"/>
          <w:szCs w:val="21"/>
        </w:rPr>
        <w:t>Algunas</w:t>
      </w:r>
      <w:r w:rsidRPr="00CB690F">
        <w:rPr>
          <w:rFonts w:eastAsia="Arial" w:cs="Arial"/>
          <w:spacing w:val="-2"/>
          <w:sz w:val="21"/>
          <w:szCs w:val="21"/>
        </w:rPr>
        <w:t xml:space="preserve"> </w:t>
      </w:r>
      <w:r w:rsidRPr="00CB690F">
        <w:rPr>
          <w:rFonts w:eastAsia="Arial" w:cs="Arial"/>
          <w:sz w:val="21"/>
          <w:szCs w:val="21"/>
        </w:rPr>
        <w:t>de las</w:t>
      </w:r>
      <w:r w:rsidRPr="00CB690F">
        <w:rPr>
          <w:rFonts w:eastAsia="Arial" w:cs="Arial"/>
          <w:spacing w:val="-2"/>
          <w:sz w:val="21"/>
          <w:szCs w:val="21"/>
        </w:rPr>
        <w:t xml:space="preserve"> </w:t>
      </w:r>
      <w:r w:rsidRPr="00CB690F">
        <w:rPr>
          <w:rFonts w:eastAsia="Arial" w:cs="Arial"/>
          <w:sz w:val="21"/>
          <w:szCs w:val="21"/>
        </w:rPr>
        <w:t>opciones</w:t>
      </w:r>
      <w:r w:rsidRPr="00CB690F">
        <w:rPr>
          <w:rFonts w:eastAsia="Arial" w:cs="Arial"/>
          <w:spacing w:val="-2"/>
          <w:sz w:val="21"/>
          <w:szCs w:val="21"/>
        </w:rPr>
        <w:t xml:space="preserve"> </w:t>
      </w:r>
      <w:r w:rsidRPr="00CB690F">
        <w:rPr>
          <w:rFonts w:eastAsia="Arial" w:cs="Arial"/>
          <w:sz w:val="21"/>
          <w:szCs w:val="21"/>
        </w:rPr>
        <w:t>que antes</w:t>
      </w:r>
      <w:r w:rsidRPr="00CB690F">
        <w:rPr>
          <w:rFonts w:eastAsia="Arial" w:cs="Arial"/>
          <w:spacing w:val="-2"/>
          <w:sz w:val="21"/>
          <w:szCs w:val="21"/>
        </w:rPr>
        <w:t xml:space="preserve"> </w:t>
      </w:r>
      <w:r w:rsidRPr="00CB690F">
        <w:rPr>
          <w:rFonts w:eastAsia="Arial" w:cs="Arial"/>
          <w:sz w:val="21"/>
          <w:szCs w:val="21"/>
        </w:rPr>
        <w:t>estaban en</w:t>
      </w:r>
      <w:r w:rsidRPr="00CB690F">
        <w:rPr>
          <w:rFonts w:eastAsia="Arial" w:cs="Arial"/>
          <w:spacing w:val="-3"/>
          <w:sz w:val="21"/>
          <w:szCs w:val="21"/>
        </w:rPr>
        <w:t xml:space="preserve"> </w:t>
      </w:r>
      <w:r w:rsidRPr="00CB690F">
        <w:rPr>
          <w:rFonts w:eastAsia="Arial" w:cs="Arial"/>
          <w:sz w:val="21"/>
          <w:szCs w:val="21"/>
        </w:rPr>
        <w:t>"Editar mi perfil" ahora se encuentran en una</w:t>
      </w:r>
      <w:r w:rsidRPr="00CB690F">
        <w:rPr>
          <w:rFonts w:eastAsia="Arial" w:cs="Arial"/>
          <w:spacing w:val="-2"/>
          <w:sz w:val="21"/>
          <w:szCs w:val="21"/>
        </w:rPr>
        <w:t xml:space="preserve"> </w:t>
      </w:r>
      <w:r w:rsidRPr="00CB690F">
        <w:rPr>
          <w:rFonts w:eastAsia="Arial" w:cs="Arial"/>
          <w:sz w:val="21"/>
          <w:szCs w:val="21"/>
        </w:rPr>
        <w:t>sección específica dentro de</w:t>
      </w:r>
      <w:r w:rsidRPr="00CB690F">
        <w:rPr>
          <w:rFonts w:eastAsia="Arial" w:cs="Arial"/>
          <w:spacing w:val="70"/>
          <w:sz w:val="21"/>
          <w:szCs w:val="21"/>
        </w:rPr>
        <w:t xml:space="preserve"> </w:t>
      </w:r>
      <w:r w:rsidRPr="00CB690F">
        <w:rPr>
          <w:rFonts w:eastAsia="Arial" w:cs="Arial"/>
          <w:b/>
          <w:bCs/>
          <w:sz w:val="21"/>
          <w:szCs w:val="21"/>
        </w:rPr>
        <w:t>Preferencias</w:t>
      </w:r>
      <w:r w:rsidRPr="00CB690F">
        <w:rPr>
          <w:rFonts w:eastAsia="Arial" w:cs="Arial"/>
          <w:sz w:val="21"/>
          <w:szCs w:val="21"/>
        </w:rPr>
        <w:t>. Por ejemplo, las</w:t>
      </w:r>
      <w:r w:rsidRPr="00CB690F">
        <w:rPr>
          <w:rFonts w:eastAsia="Arial" w:cs="Arial"/>
          <w:spacing w:val="1"/>
          <w:sz w:val="21"/>
          <w:szCs w:val="21"/>
        </w:rPr>
        <w:t xml:space="preserve"> </w:t>
      </w:r>
      <w:r w:rsidRPr="00CB690F">
        <w:rPr>
          <w:rFonts w:eastAsia="Arial" w:cs="Arial"/>
          <w:b/>
          <w:bCs/>
          <w:sz w:val="21"/>
          <w:szCs w:val="21"/>
        </w:rPr>
        <w:t>preferencias para la recepción de las notificaciones de los foros</w:t>
      </w:r>
      <w:r w:rsidRPr="00CB690F">
        <w:rPr>
          <w:rFonts w:eastAsia="Arial" w:cs="Arial"/>
          <w:b/>
          <w:bCs/>
          <w:spacing w:val="3"/>
          <w:sz w:val="21"/>
          <w:szCs w:val="21"/>
        </w:rPr>
        <w:t xml:space="preserve"> </w:t>
      </w:r>
      <w:r w:rsidRPr="00CB690F">
        <w:rPr>
          <w:rFonts w:eastAsia="Arial" w:cs="Arial"/>
          <w:sz w:val="21"/>
          <w:szCs w:val="21"/>
        </w:rPr>
        <w:t>se encuentran en</w:t>
      </w:r>
      <w:r w:rsidRPr="00CB690F">
        <w:rPr>
          <w:rFonts w:eastAsia="Arial" w:cs="Arial"/>
          <w:spacing w:val="54"/>
          <w:sz w:val="21"/>
          <w:szCs w:val="21"/>
        </w:rPr>
        <w:t xml:space="preserve"> </w:t>
      </w:r>
      <w:r w:rsidRPr="00CB690F">
        <w:rPr>
          <w:rFonts w:eastAsia="Arial" w:cs="Arial"/>
          <w:sz w:val="21"/>
          <w:szCs w:val="21"/>
        </w:rPr>
        <w:t>Página Principal /</w:t>
      </w:r>
      <w:r w:rsidRPr="00CB690F">
        <w:rPr>
          <w:rFonts w:eastAsia="Arial" w:cs="Arial"/>
          <w:spacing w:val="-2"/>
          <w:sz w:val="21"/>
          <w:szCs w:val="21"/>
        </w:rPr>
        <w:t xml:space="preserve"> </w:t>
      </w:r>
      <w:r w:rsidRPr="00CB690F">
        <w:rPr>
          <w:rFonts w:eastAsia="Arial" w:cs="Arial"/>
          <w:sz w:val="21"/>
          <w:szCs w:val="21"/>
        </w:rPr>
        <w:t>► Área personal / ► Preferencias /</w:t>
      </w:r>
      <w:r w:rsidRPr="00CB690F">
        <w:rPr>
          <w:rFonts w:eastAsia="Arial" w:cs="Arial"/>
          <w:spacing w:val="-2"/>
          <w:sz w:val="21"/>
          <w:szCs w:val="21"/>
        </w:rPr>
        <w:t xml:space="preserve"> </w:t>
      </w:r>
      <w:r w:rsidRPr="00CB690F">
        <w:rPr>
          <w:rFonts w:eastAsia="Arial" w:cs="Arial"/>
          <w:sz w:val="21"/>
          <w:szCs w:val="21"/>
        </w:rPr>
        <w:t>►</w:t>
      </w:r>
      <w:r w:rsidRPr="00CB690F">
        <w:rPr>
          <w:rFonts w:eastAsia="Arial" w:cs="Arial"/>
          <w:spacing w:val="-2"/>
          <w:sz w:val="21"/>
          <w:szCs w:val="21"/>
        </w:rPr>
        <w:t xml:space="preserve"> </w:t>
      </w:r>
      <w:r w:rsidRPr="00CB690F">
        <w:rPr>
          <w:rFonts w:eastAsia="Arial" w:cs="Arial"/>
          <w:sz w:val="21"/>
          <w:szCs w:val="21"/>
        </w:rPr>
        <w:t>Cuenta de usuario / ►</w:t>
      </w:r>
      <w:r w:rsidRPr="00CB690F">
        <w:rPr>
          <w:rFonts w:eastAsia="Arial" w:cs="Arial"/>
          <w:spacing w:val="-2"/>
          <w:sz w:val="21"/>
          <w:szCs w:val="21"/>
        </w:rPr>
        <w:t xml:space="preserve"> </w:t>
      </w:r>
      <w:r w:rsidRPr="00CB690F">
        <w:rPr>
          <w:rFonts w:eastAsia="Arial" w:cs="Arial"/>
          <w:sz w:val="21"/>
          <w:szCs w:val="21"/>
        </w:rPr>
        <w:t>Configuración del foro</w:t>
      </w:r>
    </w:p>
    <w:p w:rsidR="007E1B71" w:rsidRDefault="007E1B71" w:rsidP="007E1B71">
      <w:r>
        <w:rPr>
          <w:noProof/>
          <w:lang w:eastAsia="es-ES"/>
        </w:rPr>
        <w:lastRenderedPageBreak/>
        <w:drawing>
          <wp:inline distT="0" distB="0" distL="0" distR="0">
            <wp:extent cx="6188710" cy="2433955"/>
            <wp:effectExtent l="19050" t="19050" r="21590" b="23495"/>
            <wp:docPr id="25" name="22 Imagen" descr="d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2.jpg"/>
                    <pic:cNvPicPr/>
                  </pic:nvPicPr>
                  <pic:blipFill>
                    <a:blip r:embed="rId25" cstate="print"/>
                    <a:stretch>
                      <a:fillRect/>
                    </a:stretch>
                  </pic:blipFill>
                  <pic:spPr>
                    <a:xfrm>
                      <a:off x="0" y="0"/>
                      <a:ext cx="6188710" cy="2433955"/>
                    </a:xfrm>
                    <a:prstGeom prst="rect">
                      <a:avLst/>
                    </a:prstGeom>
                    <a:ln>
                      <a:solidFill>
                        <a:schemeClr val="accent1"/>
                      </a:solidFill>
                    </a:ln>
                  </pic:spPr>
                </pic:pic>
              </a:graphicData>
            </a:graphic>
          </wp:inline>
        </w:drawing>
      </w:r>
    </w:p>
    <w:p w:rsidR="00ED1EB9" w:rsidRDefault="00ED1EB9" w:rsidP="007C47C4">
      <w:pPr>
        <w:pStyle w:val="Ttulo1"/>
      </w:pPr>
      <w:bookmarkStart w:id="8" w:name="_Toc529881090"/>
      <w:r>
        <w:t>Participantes</w:t>
      </w:r>
      <w:bookmarkEnd w:id="8"/>
    </w:p>
    <w:p w:rsidR="00ED1EB9" w:rsidRDefault="00ED1EB9" w:rsidP="00ED1EB9">
      <w:r>
        <w:t xml:space="preserve">En la sección “Participantes” se puede ver el listado de usuarios matriculados en el curso. Este listado tiene funciones distintas </w:t>
      </w:r>
      <w:r w:rsidR="00703878">
        <w:t>de la</w:t>
      </w:r>
      <w:r>
        <w:t xml:space="preserve"> sección Administración &gt; Usuarios porque en esta última se pueden cambiar, dar de alta/baja a los usuarios y modificar sus roles. </w:t>
      </w:r>
    </w:p>
    <w:p w:rsidR="00703878" w:rsidRDefault="00ED1EB9" w:rsidP="00703878">
      <w:pPr>
        <w:pStyle w:val="piedefoto"/>
        <w:keepNext/>
      </w:pPr>
      <w:r>
        <w:rPr>
          <w:noProof/>
          <w:lang w:eastAsia="es-ES"/>
        </w:rPr>
        <w:drawing>
          <wp:inline distT="0" distB="0" distL="0" distR="0">
            <wp:extent cx="6188710" cy="2326053"/>
            <wp:effectExtent l="19050" t="0" r="2540" b="0"/>
            <wp:docPr id="8" name="Imagen 2" descr="C:\Users\bczibbae\Desktop\imagenes capturas manu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zibbae\Desktop\imagenes capturas manual\5.PNG"/>
                    <pic:cNvPicPr>
                      <a:picLocks noChangeAspect="1" noChangeArrowheads="1"/>
                    </pic:cNvPicPr>
                  </pic:nvPicPr>
                  <pic:blipFill>
                    <a:blip r:embed="rId26" cstate="print"/>
                    <a:srcRect/>
                    <a:stretch>
                      <a:fillRect/>
                    </a:stretch>
                  </pic:blipFill>
                  <pic:spPr bwMode="auto">
                    <a:xfrm>
                      <a:off x="0" y="0"/>
                      <a:ext cx="6188710" cy="2326053"/>
                    </a:xfrm>
                    <a:prstGeom prst="rect">
                      <a:avLst/>
                    </a:prstGeom>
                    <a:noFill/>
                    <a:ln w="9525">
                      <a:noFill/>
                      <a:miter lim="800000"/>
                      <a:headEnd/>
                      <a:tailEnd/>
                    </a:ln>
                  </pic:spPr>
                </pic:pic>
              </a:graphicData>
            </a:graphic>
          </wp:inline>
        </w:drawing>
      </w:r>
    </w:p>
    <w:p w:rsidR="00ED1EB9" w:rsidRDefault="00703878" w:rsidP="00703878">
      <w:pPr>
        <w:pStyle w:val="Epgrafe"/>
        <w:jc w:val="center"/>
      </w:pPr>
      <w:r>
        <w:t xml:space="preserve">Imagen </w:t>
      </w:r>
      <w:fldSimple w:instr=" SEQ Imagen \* ARABIC ">
        <w:r w:rsidR="00DB2726">
          <w:rPr>
            <w:noProof/>
          </w:rPr>
          <w:t>4</w:t>
        </w:r>
      </w:fldSimple>
      <w:r>
        <w:t xml:space="preserve">: Listado de </w:t>
      </w:r>
      <w:r w:rsidR="00EE7F49">
        <w:t>participantes</w:t>
      </w:r>
    </w:p>
    <w:p w:rsidR="00ED1EB9" w:rsidRDefault="00A5304A" w:rsidP="00ED1EB9">
      <w:r>
        <w:t>En el listado de “Participantes” podemos seleccionar a todos o algunos de los estudiantes y realizar una serie de acciones sobre los mismos, como enviar un mensaje o añadir una nota.</w:t>
      </w:r>
    </w:p>
    <w:p w:rsidR="00C41EAB" w:rsidRDefault="00C41EAB" w:rsidP="00ED1EB9">
      <w:r>
        <w:t>Por defecto, el listado de “Participantes” está ordenado en función del último acceso a la plataforma y se muestran únicamente los 20 primeros. Cuando el número de usuarios es superior a veinte aparece e</w:t>
      </w:r>
      <w:r w:rsidR="00AC0452">
        <w:t>n</w:t>
      </w:r>
      <w:r>
        <w:t xml:space="preserve"> la parte inferior de la tabla un menú para acceder al resto de las páginas y una opción para mostrar la tabla completa en una sola página. </w:t>
      </w:r>
    </w:p>
    <w:p w:rsidR="00C41EAB" w:rsidRDefault="00C41EAB" w:rsidP="00ED1EB9">
      <w:r>
        <w:t xml:space="preserve">En la parte superior a la tabla aparecen una serie de menús desplegables que permiten filtrar las filas mostradas por tabla (ver imagen </w:t>
      </w:r>
      <w:r w:rsidR="00703878">
        <w:t>5</w:t>
      </w:r>
      <w:r>
        <w:t>).</w:t>
      </w:r>
    </w:p>
    <w:p w:rsidR="00703878" w:rsidRDefault="00AC0452" w:rsidP="00703878">
      <w:pPr>
        <w:keepNext/>
      </w:pPr>
      <w:r>
        <w:rPr>
          <w:noProof/>
          <w:lang w:eastAsia="es-ES"/>
        </w:rPr>
        <w:lastRenderedPageBreak/>
        <w:drawing>
          <wp:inline distT="0" distB="0" distL="0" distR="0">
            <wp:extent cx="6188710" cy="1308733"/>
            <wp:effectExtent l="19050" t="0" r="2540" b="0"/>
            <wp:docPr id="10" name="Imagen 4" descr="C:\Users\bczibbae\Desktop\imagenes capturas manu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zibbae\Desktop\imagenes capturas manual\6.PNG"/>
                    <pic:cNvPicPr>
                      <a:picLocks noChangeAspect="1" noChangeArrowheads="1"/>
                    </pic:cNvPicPr>
                  </pic:nvPicPr>
                  <pic:blipFill>
                    <a:blip r:embed="rId27" cstate="print"/>
                    <a:srcRect/>
                    <a:stretch>
                      <a:fillRect/>
                    </a:stretch>
                  </pic:blipFill>
                  <pic:spPr bwMode="auto">
                    <a:xfrm>
                      <a:off x="0" y="0"/>
                      <a:ext cx="6188710" cy="1308733"/>
                    </a:xfrm>
                    <a:prstGeom prst="rect">
                      <a:avLst/>
                    </a:prstGeom>
                    <a:noFill/>
                    <a:ln w="9525">
                      <a:noFill/>
                      <a:miter lim="800000"/>
                      <a:headEnd/>
                      <a:tailEnd/>
                    </a:ln>
                  </pic:spPr>
                </pic:pic>
              </a:graphicData>
            </a:graphic>
          </wp:inline>
        </w:drawing>
      </w:r>
    </w:p>
    <w:p w:rsidR="00AC0452" w:rsidRDefault="00703878" w:rsidP="00703878">
      <w:pPr>
        <w:pStyle w:val="piedefoto"/>
      </w:pPr>
      <w:r>
        <w:t xml:space="preserve">Imagen </w:t>
      </w:r>
      <w:fldSimple w:instr=" SEQ Imagen \* ARABIC ">
        <w:r w:rsidR="00DB2726">
          <w:rPr>
            <w:noProof/>
          </w:rPr>
          <w:t>5</w:t>
        </w:r>
      </w:fldSimple>
      <w:r>
        <w:t xml:space="preserve">: </w:t>
      </w:r>
      <w:r w:rsidRPr="00BF2D61">
        <w:t>Opciones de filtrado de la tabla de Participantes</w:t>
      </w:r>
    </w:p>
    <w:p w:rsidR="00AC0452" w:rsidRDefault="00AC0452" w:rsidP="008F0DBB">
      <w:pPr>
        <w:pStyle w:val="Prrafodelista"/>
        <w:numPr>
          <w:ilvl w:val="0"/>
          <w:numId w:val="1"/>
        </w:numPr>
      </w:pPr>
      <w:r>
        <w:t>Este menú permite cambiar el curso donde se están consultando los datos de participantes</w:t>
      </w:r>
    </w:p>
    <w:p w:rsidR="00AC0452" w:rsidRDefault="00AC0452" w:rsidP="008F0DBB">
      <w:pPr>
        <w:pStyle w:val="Prrafodelista"/>
        <w:numPr>
          <w:ilvl w:val="0"/>
          <w:numId w:val="1"/>
        </w:numPr>
      </w:pPr>
      <w:r>
        <w:t>Este menú permite mostrar únicamente el rol seleccionado</w:t>
      </w:r>
    </w:p>
    <w:p w:rsidR="00AC0452" w:rsidRDefault="00AC0452" w:rsidP="008F0DBB">
      <w:pPr>
        <w:pStyle w:val="Prrafodelista"/>
        <w:numPr>
          <w:ilvl w:val="0"/>
          <w:numId w:val="1"/>
        </w:numPr>
      </w:pPr>
      <w:r>
        <w:t>Este menú permite mostrar únicamente los estudiantes de un determinado grupo</w:t>
      </w:r>
    </w:p>
    <w:p w:rsidR="00AC0452" w:rsidRDefault="00AC0452" w:rsidP="008F0DBB">
      <w:pPr>
        <w:pStyle w:val="Prrafodelista"/>
        <w:numPr>
          <w:ilvl w:val="0"/>
          <w:numId w:val="1"/>
        </w:numPr>
      </w:pPr>
      <w:r>
        <w:t xml:space="preserve">Este menú permite detectar qué estudiantes llevan más del periodo seleccionado sin acceder al curso </w:t>
      </w:r>
    </w:p>
    <w:p w:rsidR="00AC0452" w:rsidRDefault="00AC0452" w:rsidP="008F0DBB">
      <w:pPr>
        <w:pStyle w:val="Prrafodelista"/>
        <w:numPr>
          <w:ilvl w:val="0"/>
          <w:numId w:val="1"/>
        </w:numPr>
      </w:pPr>
      <w:r>
        <w:t>Este menú permite alternar entre la vista “Resumen” y “Detalles del usuario”, donde se incluyen enlaces a secciones del perfil del usuario (Blog, notas…).</w:t>
      </w:r>
    </w:p>
    <w:p w:rsidR="00AC0452" w:rsidRDefault="00AC0452" w:rsidP="00AC0452">
      <w:r>
        <w:t xml:space="preserve">En la parte inferior a la tabla de participantes podemos encontrar las opciones para Seleccionar todos / No seleccionar ninguno y el menú con las opciones disponibles sobre los usuarios seleccionados: </w:t>
      </w:r>
    </w:p>
    <w:p w:rsidR="00703878" w:rsidRDefault="00AC0452" w:rsidP="00703878">
      <w:pPr>
        <w:pStyle w:val="piedefoto"/>
      </w:pPr>
      <w:r>
        <w:rPr>
          <w:noProof/>
          <w:lang w:eastAsia="es-ES"/>
        </w:rPr>
        <w:drawing>
          <wp:inline distT="0" distB="0" distL="0" distR="0">
            <wp:extent cx="6188710" cy="1493178"/>
            <wp:effectExtent l="19050" t="19050" r="21590" b="11772"/>
            <wp:docPr id="11" name="Imagen 5" descr="C:\Users\bczibbae\Desktop\imagenes capturas manu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czibbae\Desktop\imagenes capturas manual\7.PNG"/>
                    <pic:cNvPicPr>
                      <a:picLocks noChangeAspect="1" noChangeArrowheads="1"/>
                    </pic:cNvPicPr>
                  </pic:nvPicPr>
                  <pic:blipFill>
                    <a:blip r:embed="rId28" cstate="print"/>
                    <a:srcRect/>
                    <a:stretch>
                      <a:fillRect/>
                    </a:stretch>
                  </pic:blipFill>
                  <pic:spPr bwMode="auto">
                    <a:xfrm>
                      <a:off x="0" y="0"/>
                      <a:ext cx="6188710" cy="1493178"/>
                    </a:xfrm>
                    <a:prstGeom prst="rect">
                      <a:avLst/>
                    </a:prstGeom>
                    <a:noFill/>
                    <a:ln w="9525">
                      <a:solidFill>
                        <a:schemeClr val="accent1"/>
                      </a:solidFill>
                      <a:miter lim="800000"/>
                      <a:headEnd/>
                      <a:tailEnd/>
                    </a:ln>
                  </pic:spPr>
                </pic:pic>
              </a:graphicData>
            </a:graphic>
          </wp:inline>
        </w:drawing>
      </w:r>
    </w:p>
    <w:p w:rsidR="00AC0452" w:rsidRDefault="00703878" w:rsidP="00703878">
      <w:pPr>
        <w:pStyle w:val="piedefoto"/>
      </w:pPr>
      <w:r>
        <w:t xml:space="preserve">Imagen </w:t>
      </w:r>
      <w:fldSimple w:instr=" SEQ Imagen \* ARABIC ">
        <w:r w:rsidR="00DB2726">
          <w:rPr>
            <w:noProof/>
          </w:rPr>
          <w:t>6</w:t>
        </w:r>
      </w:fldSimple>
      <w:r>
        <w:t xml:space="preserve">: </w:t>
      </w:r>
      <w:r w:rsidRPr="00583814">
        <w:t>Acciones para los usuarios seleccionados</w:t>
      </w:r>
    </w:p>
    <w:p w:rsidR="00AC0452" w:rsidRDefault="00AC0452" w:rsidP="008F0DBB">
      <w:pPr>
        <w:pStyle w:val="Prrafodelista"/>
        <w:numPr>
          <w:ilvl w:val="0"/>
          <w:numId w:val="2"/>
        </w:numPr>
      </w:pPr>
      <w:r>
        <w:t xml:space="preserve">La primera de las opciones permite enviar un mensaje (más información sobre este aspecto en el apartado “Mensajería”) </w:t>
      </w:r>
    </w:p>
    <w:p w:rsidR="00AC0452" w:rsidRDefault="00AC0452" w:rsidP="008F0DBB">
      <w:pPr>
        <w:pStyle w:val="Prrafodelista"/>
        <w:numPr>
          <w:ilvl w:val="0"/>
          <w:numId w:val="2"/>
        </w:numPr>
      </w:pPr>
      <w:r>
        <w:t xml:space="preserve">La segunda y tercera opciones permite añadir un “nota”, individualizada en el primer caso y colectiva en el segundo. El término “nota” podría ser confuso y conviene aclarar que no se trata de una calificación, sino de una anotación, un texto donde el docente puede apuntar una información concreta relacionada con ese usuario o grupo de usuarios. También es importante destacar que las notas pueden tener tres niveles de visibilidad o contextos (ver imagen </w:t>
      </w:r>
      <w:r w:rsidR="00703878">
        <w:t>7</w:t>
      </w:r>
      <w:r>
        <w:t>)</w:t>
      </w:r>
    </w:p>
    <w:p w:rsidR="00703878" w:rsidRDefault="005A53E3" w:rsidP="00703878">
      <w:pPr>
        <w:pStyle w:val="piedefoto"/>
        <w:keepNext/>
      </w:pPr>
      <w:r>
        <w:rPr>
          <w:noProof/>
          <w:lang w:eastAsia="es-ES"/>
        </w:rPr>
        <w:drawing>
          <wp:inline distT="0" distB="0" distL="0" distR="0">
            <wp:extent cx="4095154" cy="907084"/>
            <wp:effectExtent l="19050" t="0" r="596" b="0"/>
            <wp:docPr id="12" name="Imagen 6" descr="C:\Users\bczibbae\Desktop\imagenes capturas manu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zibbae\Desktop\imagenes capturas manual\8.PNG"/>
                    <pic:cNvPicPr>
                      <a:picLocks noChangeAspect="1" noChangeArrowheads="1"/>
                    </pic:cNvPicPr>
                  </pic:nvPicPr>
                  <pic:blipFill>
                    <a:blip r:embed="rId29" cstate="print"/>
                    <a:srcRect/>
                    <a:stretch>
                      <a:fillRect/>
                    </a:stretch>
                  </pic:blipFill>
                  <pic:spPr bwMode="auto">
                    <a:xfrm>
                      <a:off x="0" y="0"/>
                      <a:ext cx="4111558" cy="910718"/>
                    </a:xfrm>
                    <a:prstGeom prst="rect">
                      <a:avLst/>
                    </a:prstGeom>
                    <a:noFill/>
                    <a:ln w="9525">
                      <a:noFill/>
                      <a:miter lim="800000"/>
                      <a:headEnd/>
                      <a:tailEnd/>
                    </a:ln>
                  </pic:spPr>
                </pic:pic>
              </a:graphicData>
            </a:graphic>
          </wp:inline>
        </w:drawing>
      </w:r>
    </w:p>
    <w:p w:rsidR="005A53E3" w:rsidRDefault="00703878" w:rsidP="00703878">
      <w:pPr>
        <w:pStyle w:val="Epgrafe"/>
        <w:jc w:val="center"/>
      </w:pPr>
      <w:r>
        <w:t xml:space="preserve">Imagen </w:t>
      </w:r>
      <w:fldSimple w:instr=" SEQ Imagen \* ARABIC ">
        <w:r w:rsidR="00DB2726">
          <w:rPr>
            <w:noProof/>
          </w:rPr>
          <w:t>7</w:t>
        </w:r>
      </w:fldSimple>
      <w:r>
        <w:t xml:space="preserve">: </w:t>
      </w:r>
      <w:r w:rsidRPr="00C8776C">
        <w:t>Contexto de publicación de una “nota”</w:t>
      </w:r>
    </w:p>
    <w:p w:rsidR="005A53E3" w:rsidRDefault="005A53E3" w:rsidP="005A53E3">
      <w:r>
        <w:lastRenderedPageBreak/>
        <w:t xml:space="preserve">. </w:t>
      </w:r>
    </w:p>
    <w:p w:rsidR="005A53E3" w:rsidRDefault="00BD799D" w:rsidP="007502C1">
      <w:pPr>
        <w:ind w:left="708"/>
      </w:pPr>
      <w:r>
        <w:rPr>
          <w:noProof/>
          <w:lang w:eastAsia="es-ES"/>
        </w:rPr>
        <w:drawing>
          <wp:anchor distT="0" distB="0" distL="114300" distR="114300" simplePos="0" relativeHeight="251672576" behindDoc="1" locked="0" layoutInCell="1" allowOverlap="1">
            <wp:simplePos x="0" y="0"/>
            <wp:positionH relativeFrom="column">
              <wp:posOffset>-29210</wp:posOffset>
            </wp:positionH>
            <wp:positionV relativeFrom="paragraph">
              <wp:posOffset>92075</wp:posOffset>
            </wp:positionV>
            <wp:extent cx="316230" cy="350520"/>
            <wp:effectExtent l="19050" t="0" r="7620" b="0"/>
            <wp:wrapTight wrapText="bothSides">
              <wp:wrapPolygon edited="0">
                <wp:start x="3904" y="0"/>
                <wp:lineTo x="-1301" y="4696"/>
                <wp:lineTo x="0" y="18783"/>
                <wp:lineTo x="3904" y="19957"/>
                <wp:lineTo x="16916" y="19957"/>
                <wp:lineTo x="18217" y="19957"/>
                <wp:lineTo x="20819" y="18783"/>
                <wp:lineTo x="22120" y="5870"/>
                <wp:lineTo x="22120" y="4696"/>
                <wp:lineTo x="16916" y="0"/>
                <wp:lineTo x="3904" y="0"/>
              </wp:wrapPolygon>
            </wp:wrapTight>
            <wp:docPr id="14" name="51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18" cstate="print"/>
                    <a:stretch>
                      <a:fillRect/>
                    </a:stretch>
                  </pic:blipFill>
                  <pic:spPr>
                    <a:xfrm>
                      <a:off x="0" y="0"/>
                      <a:ext cx="316230" cy="350520"/>
                    </a:xfrm>
                    <a:prstGeom prst="rect">
                      <a:avLst/>
                    </a:prstGeom>
                  </pic:spPr>
                </pic:pic>
              </a:graphicData>
            </a:graphic>
          </wp:anchor>
        </w:drawing>
      </w:r>
      <w:r>
        <w:t xml:space="preserve">Una nota personal sólo será visible por su autor. Una nota de curso será visible por todos los docentes del aula virtual. Una nota a nivel de sitio será visible por todos los usuarios que tengan rol de docente en algún curso de </w:t>
      </w:r>
      <w:proofErr w:type="spellStart"/>
      <w:r>
        <w:t>eGela</w:t>
      </w:r>
      <w:proofErr w:type="spellEnd"/>
    </w:p>
    <w:p w:rsidR="00703878" w:rsidRDefault="00703878" w:rsidP="007C47C4">
      <w:pPr>
        <w:pStyle w:val="Ttulo1"/>
      </w:pPr>
      <w:bookmarkStart w:id="9" w:name="_Toc529881091"/>
      <w:r>
        <w:t>Grupos y agrupamientos</w:t>
      </w:r>
      <w:bookmarkEnd w:id="9"/>
    </w:p>
    <w:p w:rsidR="00703878" w:rsidRDefault="00703878" w:rsidP="000D0A32">
      <w:pPr>
        <w:pStyle w:val="Ttulo3"/>
      </w:pPr>
      <w:bookmarkStart w:id="10" w:name="_Toc529881092"/>
      <w:r>
        <w:t>Definición preliminar</w:t>
      </w:r>
      <w:bookmarkEnd w:id="10"/>
    </w:p>
    <w:p w:rsidR="00703878" w:rsidRDefault="00703878" w:rsidP="008F0DBB">
      <w:pPr>
        <w:pStyle w:val="Prrafodelista"/>
        <w:numPr>
          <w:ilvl w:val="0"/>
          <w:numId w:val="11"/>
        </w:numPr>
      </w:pPr>
      <w:r>
        <w:t xml:space="preserve">Un </w:t>
      </w:r>
      <w:r w:rsidRPr="00703878">
        <w:rPr>
          <w:b/>
        </w:rPr>
        <w:t>grupo</w:t>
      </w:r>
      <w:r>
        <w:t xml:space="preserve"> es un conjunto de usuarios de un curso. </w:t>
      </w:r>
      <w:r w:rsidR="00505189">
        <w:t>Su finalidad es distribuir a los participantes del curso en conjuntos más pequeños</w:t>
      </w:r>
      <w:r>
        <w:t xml:space="preserve">. También se pueden configurar las tareas para que las entregas se hagan en </w:t>
      </w:r>
      <w:r w:rsidR="00505189">
        <w:t>grupos</w:t>
      </w:r>
      <w:r>
        <w:t>.</w:t>
      </w:r>
    </w:p>
    <w:p w:rsidR="00703878" w:rsidRPr="00703878" w:rsidRDefault="00703878" w:rsidP="008F0DBB">
      <w:pPr>
        <w:pStyle w:val="Prrafodelista"/>
        <w:numPr>
          <w:ilvl w:val="0"/>
          <w:numId w:val="11"/>
        </w:numPr>
      </w:pPr>
      <w:r>
        <w:t xml:space="preserve">Un </w:t>
      </w:r>
      <w:r w:rsidRPr="00703878">
        <w:rPr>
          <w:b/>
        </w:rPr>
        <w:t>agrupamiento</w:t>
      </w:r>
      <w:r>
        <w:t xml:space="preserve"> es un conjunto de grupos. Por lo tanto es necesario crear los grupos, aunque no se vayan a usar. La finalidad de los agrupamientos es poder restringir el acceso a un recurso o actividad.</w:t>
      </w:r>
    </w:p>
    <w:p w:rsidR="00703878" w:rsidRDefault="00703878" w:rsidP="00703878">
      <w:pPr>
        <w:pStyle w:val="Ttulo2"/>
      </w:pPr>
      <w:bookmarkStart w:id="11" w:name="_Toc529881093"/>
      <w:r>
        <w:t>Organizar a los usuarios del curso en grupos y/o agrupamientos</w:t>
      </w:r>
      <w:bookmarkEnd w:id="11"/>
    </w:p>
    <w:p w:rsidR="00703878" w:rsidRDefault="00703878" w:rsidP="00703878">
      <w:r>
        <w:t xml:space="preserve">Para poder organizar los grupos y agrupamientos tenemos que ir a </w:t>
      </w:r>
      <w:r w:rsidRPr="00703878">
        <w:rPr>
          <w:b/>
        </w:rPr>
        <w:t>Administración</w:t>
      </w:r>
      <w:r>
        <w:t xml:space="preserve"> &gt; </w:t>
      </w:r>
      <w:r w:rsidRPr="00703878">
        <w:rPr>
          <w:b/>
        </w:rPr>
        <w:t>Administración del curso</w:t>
      </w:r>
      <w:r>
        <w:t xml:space="preserve"> &gt; </w:t>
      </w:r>
      <w:r w:rsidRPr="00703878">
        <w:rPr>
          <w:b/>
        </w:rPr>
        <w:t>Usuarios</w:t>
      </w:r>
      <w:r>
        <w:t xml:space="preserve"> &gt; </w:t>
      </w:r>
      <w:r w:rsidRPr="00703878">
        <w:rPr>
          <w:b/>
        </w:rPr>
        <w:t>Grupos</w:t>
      </w:r>
    </w:p>
    <w:p w:rsidR="00703878" w:rsidRDefault="00703878" w:rsidP="00703878">
      <w:r>
        <w:t>Encontraremos las siguientes opciones, organizadas en tres pestañas. En la imagen mostrada a continuación se muestra la pestaña Grupos</w:t>
      </w:r>
      <w:r w:rsidR="001B37E6">
        <w:t>:</w:t>
      </w:r>
    </w:p>
    <w:p w:rsidR="001B37E6" w:rsidRDefault="001B37E6" w:rsidP="001B37E6">
      <w:r>
        <w:t xml:space="preserve">Las opciones </w:t>
      </w:r>
      <w:r w:rsidRPr="00703878">
        <w:rPr>
          <w:b/>
        </w:rPr>
        <w:t>Crear Grupos (1)</w:t>
      </w:r>
      <w:r>
        <w:t xml:space="preserve"> y </w:t>
      </w:r>
      <w:r w:rsidRPr="00703878">
        <w:rPr>
          <w:b/>
        </w:rPr>
        <w:t>Crear grupos automáticamente (2)</w:t>
      </w:r>
      <w:r>
        <w:t xml:space="preserve"> permiten seleccionar los usuarios que queremos incluir en cada grupo. En el caso de hacer manualmente se deberá usar la opción Agregar/quitar usuarios. La opción </w:t>
      </w:r>
      <w:r w:rsidRPr="00703878">
        <w:rPr>
          <w:b/>
        </w:rPr>
        <w:t>Importar Grupos (3)</w:t>
      </w:r>
      <w:r>
        <w:t xml:space="preserve"> permite replicar las características de los grupos (su nombre, descripción...) de otro curso, pero no sus componentes.</w:t>
      </w:r>
    </w:p>
    <w:p w:rsidR="001B37E6" w:rsidRDefault="001B37E6" w:rsidP="001B37E6">
      <w:r>
        <w:t xml:space="preserve">En </w:t>
      </w:r>
      <w:r w:rsidRPr="00703878">
        <w:rPr>
          <w:b/>
        </w:rPr>
        <w:t>Administración</w:t>
      </w:r>
      <w:r>
        <w:t xml:space="preserve"> &gt; </w:t>
      </w:r>
      <w:r w:rsidRPr="00703878">
        <w:rPr>
          <w:b/>
        </w:rPr>
        <w:t>Administración del curso</w:t>
      </w:r>
      <w:r>
        <w:t xml:space="preserve"> &gt; </w:t>
      </w:r>
      <w:r w:rsidRPr="00703878">
        <w:rPr>
          <w:b/>
        </w:rPr>
        <w:t>Editar ajustes</w:t>
      </w:r>
      <w:r>
        <w:t xml:space="preserve"> &gt; </w:t>
      </w:r>
      <w:r w:rsidRPr="00703878">
        <w:rPr>
          <w:b/>
        </w:rPr>
        <w:t>Grupos</w:t>
      </w:r>
      <w:r>
        <w:t xml:space="preserve"> se puede configurar el curso completo para que funcione en modo grupo. Si se marca la opción Forzar grupos, todas las actividades del grupo quedarán configuradas como tal. Salvo que </w:t>
      </w:r>
    </w:p>
    <w:p w:rsidR="001B37E6" w:rsidRDefault="001B37E6" w:rsidP="00703878">
      <w:r>
        <w:t xml:space="preserve">En la pestaña </w:t>
      </w:r>
      <w:r w:rsidRPr="00703878">
        <w:rPr>
          <w:b/>
        </w:rPr>
        <w:t>Agrupamientos</w:t>
      </w:r>
      <w:r>
        <w:t xml:space="preserve"> encontraremos las opciones para crear dichos agrupamientos e incluir los grupos que deseemos incluir.</w:t>
      </w:r>
    </w:p>
    <w:p w:rsidR="00703878" w:rsidRDefault="00703878" w:rsidP="00703878">
      <w:pPr>
        <w:pStyle w:val="piedefoto"/>
        <w:keepNext/>
      </w:pPr>
      <w:r>
        <w:rPr>
          <w:noProof/>
          <w:lang w:eastAsia="es-ES"/>
        </w:rPr>
        <w:lastRenderedPageBreak/>
        <w:drawing>
          <wp:inline distT="0" distB="0" distL="0" distR="0">
            <wp:extent cx="4271156" cy="3182112"/>
            <wp:effectExtent l="19050" t="19050" r="15094" b="18288"/>
            <wp:docPr id="50" name="49 Imagen" descr="opciones grup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 grupo.gif"/>
                    <pic:cNvPicPr/>
                  </pic:nvPicPr>
                  <pic:blipFill>
                    <a:blip r:embed="rId30" cstate="print"/>
                    <a:stretch>
                      <a:fillRect/>
                    </a:stretch>
                  </pic:blipFill>
                  <pic:spPr>
                    <a:xfrm>
                      <a:off x="0" y="0"/>
                      <a:ext cx="4273157" cy="3183603"/>
                    </a:xfrm>
                    <a:prstGeom prst="rect">
                      <a:avLst/>
                    </a:prstGeom>
                    <a:ln>
                      <a:solidFill>
                        <a:schemeClr val="accent1"/>
                      </a:solidFill>
                    </a:ln>
                  </pic:spPr>
                </pic:pic>
              </a:graphicData>
            </a:graphic>
          </wp:inline>
        </w:drawing>
      </w:r>
    </w:p>
    <w:p w:rsidR="00703878" w:rsidRDefault="00703878" w:rsidP="00703878">
      <w:pPr>
        <w:pStyle w:val="Epgrafe"/>
        <w:jc w:val="center"/>
      </w:pPr>
      <w:r>
        <w:t xml:space="preserve">Imagen </w:t>
      </w:r>
      <w:fldSimple w:instr=" SEQ Imagen \* ARABIC ">
        <w:r w:rsidR="00DB2726">
          <w:rPr>
            <w:noProof/>
          </w:rPr>
          <w:t>8</w:t>
        </w:r>
      </w:fldSimple>
      <w:r>
        <w:t>: Opciones para la creación de grupos</w:t>
      </w:r>
    </w:p>
    <w:p w:rsidR="00703878" w:rsidRDefault="00703878" w:rsidP="00703878">
      <w:pPr>
        <w:pStyle w:val="piedefoto"/>
        <w:keepNext/>
      </w:pPr>
      <w:r>
        <w:rPr>
          <w:noProof/>
          <w:lang w:eastAsia="es-ES"/>
        </w:rPr>
        <w:drawing>
          <wp:inline distT="0" distB="0" distL="0" distR="0">
            <wp:extent cx="4911395" cy="2760123"/>
            <wp:effectExtent l="19050" t="19050" r="22555" b="21177"/>
            <wp:docPr id="51" name="50 Imagen"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31" cstate="print"/>
                    <a:stretch>
                      <a:fillRect/>
                    </a:stretch>
                  </pic:blipFill>
                  <pic:spPr>
                    <a:xfrm>
                      <a:off x="0" y="0"/>
                      <a:ext cx="4909318" cy="2758956"/>
                    </a:xfrm>
                    <a:prstGeom prst="rect">
                      <a:avLst/>
                    </a:prstGeom>
                    <a:ln>
                      <a:solidFill>
                        <a:schemeClr val="accent1"/>
                      </a:solidFill>
                    </a:ln>
                  </pic:spPr>
                </pic:pic>
              </a:graphicData>
            </a:graphic>
          </wp:inline>
        </w:drawing>
      </w:r>
    </w:p>
    <w:p w:rsidR="00703878" w:rsidRDefault="00703878" w:rsidP="00703878">
      <w:pPr>
        <w:pStyle w:val="Epgrafe"/>
        <w:jc w:val="center"/>
      </w:pPr>
      <w:r>
        <w:t xml:space="preserve">Imagen </w:t>
      </w:r>
      <w:fldSimple w:instr=" SEQ Imagen \* ARABIC ">
        <w:r w:rsidR="00DB2726">
          <w:rPr>
            <w:noProof/>
          </w:rPr>
          <w:t>9</w:t>
        </w:r>
      </w:fldSimple>
      <w:r>
        <w:t>: Opciones para la creación de Agrupamientos</w:t>
      </w:r>
    </w:p>
    <w:p w:rsidR="00703878" w:rsidRDefault="00703878" w:rsidP="008F0DBB">
      <w:pPr>
        <w:pStyle w:val="Prrafodelista"/>
        <w:numPr>
          <w:ilvl w:val="0"/>
          <w:numId w:val="12"/>
        </w:numPr>
      </w:pPr>
      <w:r>
        <w:t>Ajustes del agrupamiento: nombre y descripción</w:t>
      </w:r>
    </w:p>
    <w:p w:rsidR="00703878" w:rsidRDefault="00703878" w:rsidP="008F0DBB">
      <w:pPr>
        <w:pStyle w:val="Prrafodelista"/>
        <w:numPr>
          <w:ilvl w:val="0"/>
          <w:numId w:val="12"/>
        </w:numPr>
      </w:pPr>
      <w:r>
        <w:t>Selección de los grupos que forman el agrupamiento</w:t>
      </w:r>
    </w:p>
    <w:p w:rsidR="00703878" w:rsidRDefault="00703878" w:rsidP="008F0DBB">
      <w:pPr>
        <w:pStyle w:val="Prrafodelista"/>
        <w:numPr>
          <w:ilvl w:val="0"/>
          <w:numId w:val="12"/>
        </w:numPr>
      </w:pPr>
      <w:r>
        <w:t>Crear un agrupamiento nuevo</w:t>
      </w:r>
    </w:p>
    <w:p w:rsidR="00DF5567" w:rsidRDefault="00DF5567" w:rsidP="00703878">
      <w:pPr>
        <w:pStyle w:val="Ttulo2"/>
      </w:pPr>
      <w:bookmarkStart w:id="12" w:name="_Toc529881094"/>
      <w:r>
        <w:t>Usar Grupos</w:t>
      </w:r>
      <w:r w:rsidR="00BB532E">
        <w:t xml:space="preserve"> a nivel de curso</w:t>
      </w:r>
      <w:bookmarkEnd w:id="12"/>
    </w:p>
    <w:p w:rsidR="00BB532E" w:rsidRDefault="00BB532E" w:rsidP="00BB532E">
      <w:r>
        <w:t>Se puede configurar el modo de grupo a nivel de curso. Todas las actividades se ajustarán a esta configuración. De esta forma se pueden tener los mismos contenidos y actividades para distintos grupos sin que cada uno de estos vea a los demás grupos. Si la opción “</w:t>
      </w:r>
      <w:r w:rsidRPr="00BC68B4">
        <w:rPr>
          <w:b/>
        </w:rPr>
        <w:t>Forzar el modo de grupo”</w:t>
      </w:r>
      <w:r>
        <w:t xml:space="preserve"> no está marcada, esta configuración puede cambiarse a nivel de actividad. </w:t>
      </w:r>
      <w:r w:rsidR="00BC68B4">
        <w:t xml:space="preserve">Si está marcada, esta configuración prevalecerá en todas las actividades y en la sección “Participantes” el alumnado solo verá a los miembros de su mismo grupo. </w:t>
      </w:r>
    </w:p>
    <w:p w:rsidR="006636CF" w:rsidRDefault="00BC68B4" w:rsidP="006636CF">
      <w:pPr>
        <w:pStyle w:val="piedefoto"/>
      </w:pPr>
      <w:r w:rsidRPr="00B01B3E">
        <w:rPr>
          <w:noProof/>
          <w:highlight w:val="red"/>
          <w:lang w:eastAsia="es-ES"/>
        </w:rPr>
        <w:lastRenderedPageBreak/>
        <w:drawing>
          <wp:inline distT="0" distB="0" distL="0" distR="0">
            <wp:extent cx="5495925" cy="2743200"/>
            <wp:effectExtent l="19050" t="0" r="9525" b="0"/>
            <wp:docPr id="32" name="31 Imagen" descr="e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5.gif"/>
                    <pic:cNvPicPr/>
                  </pic:nvPicPr>
                  <pic:blipFill>
                    <a:blip r:embed="rId32" cstate="print"/>
                    <a:stretch>
                      <a:fillRect/>
                    </a:stretch>
                  </pic:blipFill>
                  <pic:spPr>
                    <a:xfrm>
                      <a:off x="0" y="0"/>
                      <a:ext cx="5495925" cy="2743200"/>
                    </a:xfrm>
                    <a:prstGeom prst="rect">
                      <a:avLst/>
                    </a:prstGeom>
                  </pic:spPr>
                </pic:pic>
              </a:graphicData>
            </a:graphic>
          </wp:inline>
        </w:drawing>
      </w:r>
    </w:p>
    <w:p w:rsidR="006636CF" w:rsidRPr="00BB532E" w:rsidRDefault="006636CF" w:rsidP="006636CF">
      <w:pPr>
        <w:pStyle w:val="piedefoto"/>
      </w:pPr>
      <w:r>
        <w:t>Imagen 10.1 Modo de grupo a nivel de curso</w:t>
      </w:r>
    </w:p>
    <w:p w:rsidR="00703878" w:rsidRDefault="00703878" w:rsidP="00703878">
      <w:pPr>
        <w:pStyle w:val="Ttulo2"/>
      </w:pPr>
      <w:bookmarkStart w:id="13" w:name="_Toc529881095"/>
      <w:r>
        <w:t>Usar Grupos en las Actividades del curso</w:t>
      </w:r>
      <w:bookmarkEnd w:id="13"/>
    </w:p>
    <w:p w:rsidR="00703878" w:rsidRDefault="00703878" w:rsidP="00703878">
      <w:r>
        <w:t>El modo grupos se puede activar en todas actividades disponibles, salvo Glosario, Lección y SCORM. Para ello ir a Administración &gt; Administración del [nombre de la actividad] &gt; Editar ajustes &gt; Ajustes comunes del módulo.</w:t>
      </w:r>
    </w:p>
    <w:p w:rsidR="00703878" w:rsidRDefault="00703878" w:rsidP="00703878">
      <w:pPr>
        <w:pStyle w:val="piedefoto"/>
        <w:keepNext/>
      </w:pPr>
      <w:r>
        <w:rPr>
          <w:noProof/>
          <w:lang w:eastAsia="es-ES"/>
        </w:rPr>
        <w:drawing>
          <wp:inline distT="0" distB="0" distL="0" distR="0">
            <wp:extent cx="2695575" cy="1543050"/>
            <wp:effectExtent l="19050" t="19050" r="28575" b="19050"/>
            <wp:docPr id="52" name="51 Imagen" descr="grup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s.gif"/>
                    <pic:cNvPicPr/>
                  </pic:nvPicPr>
                  <pic:blipFill>
                    <a:blip r:embed="rId33" cstate="print"/>
                    <a:stretch>
                      <a:fillRect/>
                    </a:stretch>
                  </pic:blipFill>
                  <pic:spPr>
                    <a:xfrm>
                      <a:off x="0" y="0"/>
                      <a:ext cx="2695575" cy="1543050"/>
                    </a:xfrm>
                    <a:prstGeom prst="rect">
                      <a:avLst/>
                    </a:prstGeom>
                    <a:ln>
                      <a:solidFill>
                        <a:schemeClr val="accent1"/>
                      </a:solidFill>
                    </a:ln>
                  </pic:spPr>
                </pic:pic>
              </a:graphicData>
            </a:graphic>
          </wp:inline>
        </w:drawing>
      </w:r>
    </w:p>
    <w:p w:rsidR="00703878" w:rsidRDefault="00703878" w:rsidP="009604E1">
      <w:pPr>
        <w:pStyle w:val="Epgrafe"/>
        <w:jc w:val="center"/>
      </w:pPr>
      <w:r>
        <w:t xml:space="preserve">Imagen </w:t>
      </w:r>
      <w:fldSimple w:instr=" SEQ Imagen \* ARABIC ">
        <w:r w:rsidR="00DB2726">
          <w:rPr>
            <w:noProof/>
          </w:rPr>
          <w:t>10</w:t>
        </w:r>
      </w:fldSimple>
      <w:r>
        <w:t>: Configurar una actividad en modo grupo</w:t>
      </w:r>
    </w:p>
    <w:p w:rsidR="00703878" w:rsidRDefault="00703878" w:rsidP="008F0DBB">
      <w:pPr>
        <w:pStyle w:val="Prrafodelista"/>
        <w:numPr>
          <w:ilvl w:val="0"/>
          <w:numId w:val="13"/>
        </w:numPr>
      </w:pPr>
      <w:r w:rsidRPr="00703878">
        <w:rPr>
          <w:b/>
        </w:rPr>
        <w:t>Grupos separados</w:t>
      </w:r>
      <w:r>
        <w:t xml:space="preserve"> significa que solamente los estudiantes dentro del mismo grupo pueden ver y participar en discusiones dentro de un foro particular.</w:t>
      </w:r>
    </w:p>
    <w:p w:rsidR="00703878" w:rsidRDefault="00703878" w:rsidP="008F0DBB">
      <w:pPr>
        <w:pStyle w:val="Prrafodelista"/>
        <w:numPr>
          <w:ilvl w:val="0"/>
          <w:numId w:val="13"/>
        </w:numPr>
      </w:pPr>
      <w:r w:rsidRPr="00703878">
        <w:rPr>
          <w:b/>
        </w:rPr>
        <w:t>Grupos visibles</w:t>
      </w:r>
      <w:r>
        <w:t xml:space="preserve"> permite a los estudiantes ver las discusiones de otros grupos, pero solamente participan en las discusiones de su propio grupo.</w:t>
      </w:r>
    </w:p>
    <w:p w:rsidR="00703878" w:rsidRDefault="00703878" w:rsidP="00703878">
      <w:r>
        <w:t>Cuando, por ejemplo, un foro está en modo de grupos, las discusiones se realizan entre los miembros del foro, y no el conjunto del aula. En el caso de las tareas existen configuraciones adicionales sobre la forma de entrega en grupos que se tratarán en el correspondiente manual.</w:t>
      </w:r>
    </w:p>
    <w:p w:rsidR="00703878" w:rsidRDefault="00BC68B4" w:rsidP="00703878">
      <w:pPr>
        <w:pStyle w:val="Ttulo2"/>
      </w:pPr>
      <w:bookmarkStart w:id="14" w:name="_Toc529881096"/>
      <w:r>
        <w:t>Restringir acceso por</w:t>
      </w:r>
      <w:r w:rsidR="00703878">
        <w:t xml:space="preserve"> agrupamientos </w:t>
      </w:r>
      <w:r w:rsidR="009604E1">
        <w:t>a nivel de actividad/ recurso</w:t>
      </w:r>
      <w:bookmarkEnd w:id="14"/>
    </w:p>
    <w:p w:rsidR="00505189" w:rsidRDefault="00BC68B4" w:rsidP="00703878">
      <w:r>
        <w:t xml:space="preserve">Existen dos formas distintas de restringir el acceso un elemento. </w:t>
      </w:r>
    </w:p>
    <w:p w:rsidR="00FA5888" w:rsidRDefault="00BC68B4" w:rsidP="00FA5888">
      <w:pPr>
        <w:pStyle w:val="Prrafodelista"/>
        <w:numPr>
          <w:ilvl w:val="0"/>
          <w:numId w:val="14"/>
        </w:numPr>
      </w:pPr>
      <w:r>
        <w:t xml:space="preserve">En “Ajustes generales del módulo”, </w:t>
      </w:r>
      <w:r w:rsidR="009604E1">
        <w:t>para Actividades. C</w:t>
      </w:r>
      <w:r>
        <w:t xml:space="preserve">uando la opción de “Modo de grupo” está marcada como “Grupos separados” o “Grupos visibles”, se puede seleccionar </w:t>
      </w:r>
      <w:r w:rsidR="009604E1">
        <w:t xml:space="preserve">uno de los agrupamientos existentes. Los estudiantes no pertenecientes a dicho agrupamiento </w:t>
      </w:r>
      <w:r w:rsidR="009604E1">
        <w:lastRenderedPageBreak/>
        <w:t xml:space="preserve">podrán entrar a dicho elemento, pero no verán las aportaciones. El docente tendrá un aviso al lado del nombre de la actividad en la página principal que le indicará el agrupamiento al que está asignada esta actividad. </w:t>
      </w:r>
    </w:p>
    <w:p w:rsidR="009604E1" w:rsidRDefault="009604E1" w:rsidP="00FA5888">
      <w:pPr>
        <w:pStyle w:val="Prrafodelista"/>
        <w:numPr>
          <w:ilvl w:val="0"/>
          <w:numId w:val="14"/>
        </w:numPr>
      </w:pPr>
      <w:r>
        <w:t>Para Recursos y Actividades. Dentro del apartado “Restricción de acceso” (ver apartado en este manual). Debemos tener en cuenta que si no hay Agrupamientos creados no aparecerá esta opción como criterio de restricción de acceso.</w:t>
      </w:r>
    </w:p>
    <w:sectPr w:rsidR="009604E1" w:rsidSect="004717E5">
      <w:footerReference w:type="default" r:id="rId34"/>
      <w:headerReference w:type="first" r:id="rId35"/>
      <w:footerReference w:type="first" r:id="rId36"/>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01D5" w:rsidRDefault="004101D5" w:rsidP="00FA1E47">
      <w:pPr>
        <w:spacing w:after="0" w:line="240" w:lineRule="auto"/>
      </w:pPr>
      <w:r>
        <w:separator/>
      </w:r>
    </w:p>
  </w:endnote>
  <w:endnote w:type="continuationSeparator" w:id="0">
    <w:p w:rsidR="004101D5" w:rsidRDefault="004101D5" w:rsidP="00FA1E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HUSans">
    <w:panose1 w:val="00000000000000000000"/>
    <w:charset w:val="FF"/>
    <w:family w:val="modern"/>
    <w:notTrueType/>
    <w:pitch w:val="variable"/>
    <w:sig w:usb0="800000A7" w:usb1="40000042" w:usb2="02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9041"/>
      <w:docPartObj>
        <w:docPartGallery w:val="Page Numbers (Bottom of Page)"/>
        <w:docPartUnique/>
      </w:docPartObj>
    </w:sdtPr>
    <w:sdtContent>
      <w:p w:rsidR="0047587F" w:rsidRDefault="003D35C8" w:rsidP="004717E5">
        <w:pPr>
          <w:pStyle w:val="Piedepgina"/>
          <w:jc w:val="left"/>
        </w:pPr>
        <w:r>
          <w:rPr>
            <w:noProof/>
          </w:rPr>
          <w:pict>
            <v:shapetype id="_x0000_t202" coordsize="21600,21600" o:spt="202" path="m,l,21600r21600,l21600,xe">
              <v:stroke joinstyle="miter"/>
              <v:path gradientshapeok="t" o:connecttype="rect"/>
            </v:shapetype>
            <v:shape id="_x0000_s5121" type="#_x0000_t202" style="position:absolute;margin-left:456.45pt;margin-top:1.25pt;width:35.9pt;height:21.1pt;z-index:251661312;mso-position-horizontal-relative:text;mso-position-vertical-relative:text;mso-width-relative:margin;mso-height-relative:margin" stroked="f">
              <v:textbox style="mso-next-textbox:#_x0000_s5121">
                <w:txbxContent>
                  <w:p w:rsidR="0047587F" w:rsidRDefault="003D35C8" w:rsidP="004717E5">
                    <w:pPr>
                      <w:jc w:val="right"/>
                    </w:pPr>
                    <w:r>
                      <w:fldChar w:fldCharType="begin"/>
                    </w:r>
                    <w:r w:rsidR="0047587F" w:rsidRPr="004717E5">
                      <w:instrText xml:space="preserve"> PAGE   \* MERGEFORMAT </w:instrText>
                    </w:r>
                    <w:r>
                      <w:fldChar w:fldCharType="separate"/>
                    </w:r>
                    <w:r w:rsidR="000D0A32">
                      <w:rPr>
                        <w:noProof/>
                      </w:rPr>
                      <w:t>2</w:t>
                    </w:r>
                    <w:r>
                      <w:fldChar w:fldCharType="end"/>
                    </w:r>
                  </w:p>
                </w:txbxContent>
              </v:textbox>
            </v:shape>
          </w:pict>
        </w:r>
        <w:sdt>
          <w:sdtPr>
            <w:alias w:val="Título"/>
            <w:id w:val="1189042"/>
            <w:dataBinding w:prefixMappings="xmlns:ns0='http://purl.org/dc/elements/1.1/' xmlns:ns1='http://schemas.openxmlformats.org/package/2006/metadata/core-properties' " w:xpath="/ns1:coreProperties[1]/ns0:title[1]" w:storeItemID="{6C3C8BC8-F283-45AE-878A-BAB7291924A1}"/>
            <w:text/>
          </w:sdtPr>
          <w:sdtContent>
            <w:r w:rsidR="0047587F">
              <w:t xml:space="preserve">Gestión de usuarios y herramientas de comunicación en </w:t>
            </w:r>
            <w:proofErr w:type="spellStart"/>
            <w:r w:rsidR="0047587F">
              <w:t>eGela</w:t>
            </w:r>
            <w:proofErr w:type="spellEnd"/>
            <w:r w:rsidR="0047587F">
              <w:t xml:space="preserve"> y </w:t>
            </w:r>
            <w:proofErr w:type="spellStart"/>
            <w:r w:rsidR="0047587F">
              <w:t>eGela</w:t>
            </w:r>
            <w:proofErr w:type="spellEnd"/>
            <w:r w:rsidR="0047587F">
              <w:t xml:space="preserve"> PI</w:t>
            </w:r>
          </w:sdtContent>
        </w:sdt>
      </w:p>
    </w:sdtContent>
  </w:sdt>
  <w:p w:rsidR="0047587F" w:rsidRDefault="0047587F" w:rsidP="00513D4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Default="0047587F" w:rsidP="00226F3F">
    <w:pPr>
      <w:pStyle w:val="Piedepgina"/>
      <w:jc w:val="center"/>
    </w:pPr>
    <w:r>
      <w:rPr>
        <w:noProof/>
        <w:lang w:eastAsia="es-ES"/>
      </w:rPr>
      <w:drawing>
        <wp:inline distT="0" distB="0" distL="0" distR="0">
          <wp:extent cx="1438781" cy="506012"/>
          <wp:effectExtent l="19050" t="0" r="9019" b="0"/>
          <wp:docPr id="17"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eu_.png"/>
                  <pic:cNvPicPr/>
                </pic:nvPicPr>
                <pic:blipFill>
                  <a:blip r:embed="rId1"/>
                  <a:stretch>
                    <a:fillRect/>
                  </a:stretch>
                </pic:blipFill>
                <pic:spPr>
                  <a:xfrm>
                    <a:off x="0" y="0"/>
                    <a:ext cx="1438781" cy="506012"/>
                  </a:xfrm>
                  <a:prstGeom prst="rect">
                    <a:avLst/>
                  </a:prstGeom>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82"/>
      <w:docPartObj>
        <w:docPartGallery w:val="Page Numbers (Bottom of Page)"/>
        <w:docPartUnique/>
      </w:docPartObj>
    </w:sdtPr>
    <w:sdtContent>
      <w:p w:rsidR="0047587F" w:rsidRDefault="003D35C8" w:rsidP="004717E5">
        <w:pPr>
          <w:pStyle w:val="Piedepgina"/>
          <w:jc w:val="left"/>
        </w:pPr>
        <w:r>
          <w:rPr>
            <w:noProof/>
          </w:rPr>
          <w:pict>
            <v:shapetype id="_x0000_t202" coordsize="21600,21600" o:spt="202" path="m,l,21600r21600,l21600,xe">
              <v:stroke joinstyle="miter"/>
              <v:path gradientshapeok="t" o:connecttype="rect"/>
            </v:shapetype>
            <v:shape id="_x0000_s5122" type="#_x0000_t202" style="position:absolute;margin-left:456.45pt;margin-top:1.25pt;width:35.9pt;height:21.1pt;z-index:251663360;mso-position-horizontal-relative:text;mso-position-vertical-relative:text;mso-width-relative:margin;mso-height-relative:margin" stroked="f">
              <v:textbox>
                <w:txbxContent>
                  <w:p w:rsidR="0047587F" w:rsidRDefault="003D35C8" w:rsidP="004717E5">
                    <w:pPr>
                      <w:jc w:val="right"/>
                    </w:pPr>
                    <w:r>
                      <w:fldChar w:fldCharType="begin"/>
                    </w:r>
                    <w:r w:rsidR="0047587F" w:rsidRPr="004717E5">
                      <w:instrText xml:space="preserve"> PAGE   \* MERGEFORMAT </w:instrText>
                    </w:r>
                    <w:r>
                      <w:fldChar w:fldCharType="separate"/>
                    </w:r>
                    <w:r w:rsidR="00BD799D">
                      <w:rPr>
                        <w:noProof/>
                      </w:rPr>
                      <w:t>10</w:t>
                    </w:r>
                    <w:r>
                      <w:fldChar w:fldCharType="end"/>
                    </w:r>
                  </w:p>
                </w:txbxContent>
              </v:textbox>
            </v:shape>
          </w:pict>
        </w:r>
        <w:sdt>
          <w:sdtPr>
            <w:alias w:val="Título"/>
            <w:id w:val="13393383"/>
            <w:dataBinding w:prefixMappings="xmlns:ns0='http://purl.org/dc/elements/1.1/' xmlns:ns1='http://schemas.openxmlformats.org/package/2006/metadata/core-properties' " w:xpath="/ns1:coreProperties[1]/ns0:title[1]" w:storeItemID="{6C3C8BC8-F283-45AE-878A-BAB7291924A1}"/>
            <w:text/>
          </w:sdtPr>
          <w:sdtContent>
            <w:r w:rsidR="0047587F">
              <w:t xml:space="preserve">Gestión de usuarios y herramientas de comunicación en </w:t>
            </w:r>
            <w:proofErr w:type="spellStart"/>
            <w:r w:rsidR="0047587F">
              <w:t>eGela</w:t>
            </w:r>
            <w:proofErr w:type="spellEnd"/>
            <w:r w:rsidR="0047587F">
              <w:t xml:space="preserve"> y </w:t>
            </w:r>
            <w:proofErr w:type="spellStart"/>
            <w:r w:rsidR="0047587F">
              <w:t>eGela</w:t>
            </w:r>
            <w:proofErr w:type="spellEnd"/>
            <w:r w:rsidR="0047587F">
              <w:t xml:space="preserve"> PI</w:t>
            </w:r>
          </w:sdtContent>
        </w:sdt>
      </w:p>
    </w:sdtContent>
  </w:sdt>
  <w:p w:rsidR="0047587F" w:rsidRDefault="0047587F" w:rsidP="00513D4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Default="0047587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01D5" w:rsidRDefault="004101D5" w:rsidP="00FA1E47">
      <w:pPr>
        <w:spacing w:after="0" w:line="240" w:lineRule="auto"/>
      </w:pPr>
      <w:r>
        <w:separator/>
      </w:r>
    </w:p>
  </w:footnote>
  <w:footnote w:type="continuationSeparator" w:id="0">
    <w:p w:rsidR="004101D5" w:rsidRDefault="004101D5" w:rsidP="00FA1E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Pr="00B326AA" w:rsidRDefault="0047587F" w:rsidP="00B326AA">
    <w:pPr>
      <w:pStyle w:val="Encabezado"/>
      <w:tabs>
        <w:tab w:val="left" w:pos="2580"/>
        <w:tab w:val="left" w:pos="2985"/>
      </w:tabs>
      <w:spacing w:after="120" w:line="276" w:lineRule="auto"/>
      <w:jc w:val="right"/>
      <w:rPr>
        <w:b/>
        <w:bCs/>
        <w:color w:val="808080" w:themeColor="background1" w:themeShade="80"/>
        <w:sz w:val="24"/>
        <w:szCs w:val="24"/>
      </w:rPr>
    </w:pPr>
    <w:r>
      <w:rPr>
        <w:b/>
        <w:bCs/>
        <w:noProof/>
        <w:color w:val="808080" w:themeColor="background1" w:themeShade="80"/>
        <w:sz w:val="24"/>
        <w:szCs w:val="24"/>
        <w:lang w:eastAsia="es-ES"/>
      </w:rPr>
      <w:drawing>
        <wp:inline distT="0" distB="0" distL="0" distR="0">
          <wp:extent cx="1080000" cy="245092"/>
          <wp:effectExtent l="19050" t="0" r="5850" b="0"/>
          <wp:docPr id="24"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080000" cy="245092"/>
                  </a:xfrm>
                  <a:prstGeom prst="rect">
                    <a:avLst/>
                  </a:prstGeom>
                </pic:spPr>
              </pic:pic>
            </a:graphicData>
          </a:graphic>
        </wp:inline>
      </w:drawing>
    </w:r>
  </w:p>
  <w:p w:rsidR="0047587F" w:rsidRDefault="0047587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Pr="00940978" w:rsidRDefault="000A1E1D" w:rsidP="00940978">
    <w:pPr>
      <w:pStyle w:val="Encabezado"/>
      <w:jc w:val="right"/>
    </w:pPr>
    <w:r w:rsidRPr="000A1E1D">
      <w:rPr>
        <w:noProof/>
        <w:lang w:eastAsia="es-ES"/>
      </w:rPr>
      <w:drawing>
        <wp:anchor distT="0" distB="0" distL="114300" distR="114300" simplePos="0" relativeHeight="251664384" behindDoc="0" locked="0" layoutInCell="1" allowOverlap="1">
          <wp:simplePos x="0" y="0"/>
          <wp:positionH relativeFrom="column">
            <wp:posOffset>4497781</wp:posOffset>
          </wp:positionH>
          <wp:positionV relativeFrom="paragraph">
            <wp:posOffset>112903</wp:posOffset>
          </wp:positionV>
          <wp:extent cx="1912163" cy="431597"/>
          <wp:effectExtent l="19050" t="0" r="0" b="0"/>
          <wp:wrapNone/>
          <wp:docPr id="19"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912163" cy="431597"/>
                  </a:xfrm>
                  <a:prstGeom prst="rect">
                    <a:avLst/>
                  </a:prstGeom>
                </pic:spPr>
              </pic:pic>
            </a:graphicData>
          </a:graphic>
        </wp:anchor>
      </w:drawing>
    </w:r>
    <w:r w:rsidR="0047587F">
      <w:rPr>
        <w:noProof/>
        <w:lang w:eastAsia="es-ES"/>
      </w:rPr>
      <w:drawing>
        <wp:anchor distT="0" distB="0" distL="114300" distR="114300" simplePos="0" relativeHeight="251659264" behindDoc="1" locked="0" layoutInCell="1" allowOverlap="1">
          <wp:simplePos x="0" y="0"/>
          <wp:positionH relativeFrom="column">
            <wp:posOffset>19050</wp:posOffset>
          </wp:positionH>
          <wp:positionV relativeFrom="paragraph">
            <wp:posOffset>-2284</wp:posOffset>
          </wp:positionV>
          <wp:extent cx="1373022" cy="634621"/>
          <wp:effectExtent l="19050" t="0" r="0" b="0"/>
          <wp:wrapNone/>
          <wp:docPr id="1"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co_pequeno_ehulogo.jpg"/>
                  <pic:cNvPicPr/>
                </pic:nvPicPr>
                <pic:blipFill>
                  <a:blip r:embed="rId2"/>
                  <a:stretch>
                    <a:fillRect/>
                  </a:stretch>
                </pic:blipFill>
                <pic:spPr>
                  <a:xfrm>
                    <a:off x="0" y="0"/>
                    <a:ext cx="1373022" cy="634621"/>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Default="0047587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474A4"/>
    <w:multiLevelType w:val="hybridMultilevel"/>
    <w:tmpl w:val="2716FC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DF77E03"/>
    <w:multiLevelType w:val="hybridMultilevel"/>
    <w:tmpl w:val="AB94D8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FC77826"/>
    <w:multiLevelType w:val="hybridMultilevel"/>
    <w:tmpl w:val="5730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193B36"/>
    <w:multiLevelType w:val="hybridMultilevel"/>
    <w:tmpl w:val="AE04414E"/>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4">
    <w:nsid w:val="18F5191B"/>
    <w:multiLevelType w:val="hybridMultilevel"/>
    <w:tmpl w:val="C32E2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BD0217"/>
    <w:multiLevelType w:val="hybridMultilevel"/>
    <w:tmpl w:val="BC0C92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9F723D3"/>
    <w:multiLevelType w:val="hybridMultilevel"/>
    <w:tmpl w:val="D55242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3835427"/>
    <w:multiLevelType w:val="hybridMultilevel"/>
    <w:tmpl w:val="43CA1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BBA1434"/>
    <w:multiLevelType w:val="hybridMultilevel"/>
    <w:tmpl w:val="DC146B26"/>
    <w:lvl w:ilvl="0" w:tplc="ECD2D34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3DBA5936"/>
    <w:multiLevelType w:val="hybridMultilevel"/>
    <w:tmpl w:val="7D9A0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FE698A"/>
    <w:multiLevelType w:val="hybridMultilevel"/>
    <w:tmpl w:val="1BF256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0203EFB"/>
    <w:multiLevelType w:val="hybridMultilevel"/>
    <w:tmpl w:val="DF62670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99B5676"/>
    <w:multiLevelType w:val="hybridMultilevel"/>
    <w:tmpl w:val="69AC7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D5E7393"/>
    <w:multiLevelType w:val="hybridMultilevel"/>
    <w:tmpl w:val="30520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DE042FA"/>
    <w:multiLevelType w:val="hybridMultilevel"/>
    <w:tmpl w:val="6DF84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2"/>
  </w:num>
  <w:num w:numId="5">
    <w:abstractNumId w:val="9"/>
  </w:num>
  <w:num w:numId="6">
    <w:abstractNumId w:val="7"/>
  </w:num>
  <w:num w:numId="7">
    <w:abstractNumId w:val="10"/>
  </w:num>
  <w:num w:numId="8">
    <w:abstractNumId w:val="3"/>
  </w:num>
  <w:num w:numId="9">
    <w:abstractNumId w:val="8"/>
  </w:num>
  <w:num w:numId="10">
    <w:abstractNumId w:val="14"/>
  </w:num>
  <w:num w:numId="11">
    <w:abstractNumId w:val="12"/>
  </w:num>
  <w:num w:numId="12">
    <w:abstractNumId w:val="11"/>
  </w:num>
  <w:num w:numId="13">
    <w:abstractNumId w:val="4"/>
  </w:num>
  <w:num w:numId="14">
    <w:abstractNumId w:val="13"/>
  </w:num>
  <w:num w:numId="15">
    <w:abstractNumId w:val="5"/>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3554"/>
    <o:shapelayout v:ext="edit">
      <o:idmap v:ext="edit" data="5"/>
    </o:shapelayout>
  </w:hdrShapeDefaults>
  <w:footnotePr>
    <w:footnote w:id="-1"/>
    <w:footnote w:id="0"/>
  </w:footnotePr>
  <w:endnotePr>
    <w:endnote w:id="-1"/>
    <w:endnote w:id="0"/>
  </w:endnotePr>
  <w:compat/>
  <w:rsids>
    <w:rsidRoot w:val="00710B33"/>
    <w:rsid w:val="00003648"/>
    <w:rsid w:val="0000739C"/>
    <w:rsid w:val="00015F70"/>
    <w:rsid w:val="00016B75"/>
    <w:rsid w:val="00017534"/>
    <w:rsid w:val="00027BC2"/>
    <w:rsid w:val="00030045"/>
    <w:rsid w:val="00042FD9"/>
    <w:rsid w:val="000439B0"/>
    <w:rsid w:val="0006157E"/>
    <w:rsid w:val="00062B68"/>
    <w:rsid w:val="00075515"/>
    <w:rsid w:val="00091B39"/>
    <w:rsid w:val="00095861"/>
    <w:rsid w:val="000A1E1D"/>
    <w:rsid w:val="000A5DCC"/>
    <w:rsid w:val="000B27D8"/>
    <w:rsid w:val="000B75A9"/>
    <w:rsid w:val="000C7B13"/>
    <w:rsid w:val="000D0A32"/>
    <w:rsid w:val="000D235A"/>
    <w:rsid w:val="000D28A3"/>
    <w:rsid w:val="000D74C7"/>
    <w:rsid w:val="000D7A0D"/>
    <w:rsid w:val="000E1C94"/>
    <w:rsid w:val="000E2F03"/>
    <w:rsid w:val="000E6A51"/>
    <w:rsid w:val="000E6B30"/>
    <w:rsid w:val="000E6F0E"/>
    <w:rsid w:val="000F3D6F"/>
    <w:rsid w:val="000F4643"/>
    <w:rsid w:val="000F54B2"/>
    <w:rsid w:val="00113C7A"/>
    <w:rsid w:val="00122BA1"/>
    <w:rsid w:val="00125210"/>
    <w:rsid w:val="00134813"/>
    <w:rsid w:val="00141D89"/>
    <w:rsid w:val="00141E2F"/>
    <w:rsid w:val="00142843"/>
    <w:rsid w:val="001768C5"/>
    <w:rsid w:val="00182823"/>
    <w:rsid w:val="00191933"/>
    <w:rsid w:val="00193175"/>
    <w:rsid w:val="00194007"/>
    <w:rsid w:val="001B37E6"/>
    <w:rsid w:val="001B3F0C"/>
    <w:rsid w:val="001B427D"/>
    <w:rsid w:val="001C362F"/>
    <w:rsid w:val="001D1269"/>
    <w:rsid w:val="001F1DDB"/>
    <w:rsid w:val="001F46D9"/>
    <w:rsid w:val="0020386D"/>
    <w:rsid w:val="00212C4D"/>
    <w:rsid w:val="00226F3F"/>
    <w:rsid w:val="0022743C"/>
    <w:rsid w:val="00240072"/>
    <w:rsid w:val="00244F56"/>
    <w:rsid w:val="00251958"/>
    <w:rsid w:val="002524DA"/>
    <w:rsid w:val="00261972"/>
    <w:rsid w:val="00270369"/>
    <w:rsid w:val="00271451"/>
    <w:rsid w:val="0027291C"/>
    <w:rsid w:val="00280E2D"/>
    <w:rsid w:val="0028206C"/>
    <w:rsid w:val="00295432"/>
    <w:rsid w:val="002A21FA"/>
    <w:rsid w:val="002D6A64"/>
    <w:rsid w:val="002D6EBC"/>
    <w:rsid w:val="002E06BB"/>
    <w:rsid w:val="002E32F2"/>
    <w:rsid w:val="002E7F96"/>
    <w:rsid w:val="002F2BD4"/>
    <w:rsid w:val="002F45DB"/>
    <w:rsid w:val="002F6155"/>
    <w:rsid w:val="00302989"/>
    <w:rsid w:val="00304621"/>
    <w:rsid w:val="00310291"/>
    <w:rsid w:val="00320538"/>
    <w:rsid w:val="00330053"/>
    <w:rsid w:val="00340208"/>
    <w:rsid w:val="003423C5"/>
    <w:rsid w:val="003450AF"/>
    <w:rsid w:val="003508F9"/>
    <w:rsid w:val="00351AF7"/>
    <w:rsid w:val="00374365"/>
    <w:rsid w:val="0038722C"/>
    <w:rsid w:val="00396B3E"/>
    <w:rsid w:val="003B5E11"/>
    <w:rsid w:val="003C0CD4"/>
    <w:rsid w:val="003C2C7D"/>
    <w:rsid w:val="003D35C8"/>
    <w:rsid w:val="003E6629"/>
    <w:rsid w:val="003F6B57"/>
    <w:rsid w:val="0040470D"/>
    <w:rsid w:val="004101D5"/>
    <w:rsid w:val="00417465"/>
    <w:rsid w:val="004311AE"/>
    <w:rsid w:val="00443256"/>
    <w:rsid w:val="00451D60"/>
    <w:rsid w:val="00456BEE"/>
    <w:rsid w:val="00461829"/>
    <w:rsid w:val="00464628"/>
    <w:rsid w:val="00467F37"/>
    <w:rsid w:val="00470391"/>
    <w:rsid w:val="004712A3"/>
    <w:rsid w:val="004717E5"/>
    <w:rsid w:val="0047508D"/>
    <w:rsid w:val="0047587F"/>
    <w:rsid w:val="004811E6"/>
    <w:rsid w:val="00483617"/>
    <w:rsid w:val="004855EB"/>
    <w:rsid w:val="00485C38"/>
    <w:rsid w:val="00490526"/>
    <w:rsid w:val="00493DB7"/>
    <w:rsid w:val="004A34E9"/>
    <w:rsid w:val="004A5FF1"/>
    <w:rsid w:val="004B10A2"/>
    <w:rsid w:val="004B2C25"/>
    <w:rsid w:val="004C05FA"/>
    <w:rsid w:val="004C2A10"/>
    <w:rsid w:val="004C5A01"/>
    <w:rsid w:val="004E1660"/>
    <w:rsid w:val="004E6210"/>
    <w:rsid w:val="004F0004"/>
    <w:rsid w:val="004F3A55"/>
    <w:rsid w:val="004F572D"/>
    <w:rsid w:val="00502D65"/>
    <w:rsid w:val="00505189"/>
    <w:rsid w:val="00513D42"/>
    <w:rsid w:val="0052418D"/>
    <w:rsid w:val="00524D39"/>
    <w:rsid w:val="00526DEC"/>
    <w:rsid w:val="005272A3"/>
    <w:rsid w:val="00536986"/>
    <w:rsid w:val="00540725"/>
    <w:rsid w:val="005552FF"/>
    <w:rsid w:val="00557316"/>
    <w:rsid w:val="0056263D"/>
    <w:rsid w:val="0057165D"/>
    <w:rsid w:val="0057246B"/>
    <w:rsid w:val="00573643"/>
    <w:rsid w:val="0058115D"/>
    <w:rsid w:val="00593254"/>
    <w:rsid w:val="005A44C8"/>
    <w:rsid w:val="005A53E3"/>
    <w:rsid w:val="005B3981"/>
    <w:rsid w:val="005C4899"/>
    <w:rsid w:val="005D04EC"/>
    <w:rsid w:val="005D555B"/>
    <w:rsid w:val="005D69AB"/>
    <w:rsid w:val="005E141F"/>
    <w:rsid w:val="005E164D"/>
    <w:rsid w:val="005E2C06"/>
    <w:rsid w:val="005E66BC"/>
    <w:rsid w:val="006027FC"/>
    <w:rsid w:val="00606379"/>
    <w:rsid w:val="006074B3"/>
    <w:rsid w:val="00612C27"/>
    <w:rsid w:val="006141D9"/>
    <w:rsid w:val="00614532"/>
    <w:rsid w:val="00616C02"/>
    <w:rsid w:val="00640E14"/>
    <w:rsid w:val="0064350B"/>
    <w:rsid w:val="006533E7"/>
    <w:rsid w:val="006616CD"/>
    <w:rsid w:val="006636CF"/>
    <w:rsid w:val="00666CFC"/>
    <w:rsid w:val="00677971"/>
    <w:rsid w:val="00680DCE"/>
    <w:rsid w:val="006810E9"/>
    <w:rsid w:val="006A6E57"/>
    <w:rsid w:val="006A6EB9"/>
    <w:rsid w:val="006C4899"/>
    <w:rsid w:val="006C4A98"/>
    <w:rsid w:val="006D1994"/>
    <w:rsid w:val="006D6981"/>
    <w:rsid w:val="006E0FA0"/>
    <w:rsid w:val="006E21C5"/>
    <w:rsid w:val="006F15C3"/>
    <w:rsid w:val="006F289A"/>
    <w:rsid w:val="006F6447"/>
    <w:rsid w:val="007031F9"/>
    <w:rsid w:val="00703878"/>
    <w:rsid w:val="00705712"/>
    <w:rsid w:val="007102F6"/>
    <w:rsid w:val="00710B33"/>
    <w:rsid w:val="00715258"/>
    <w:rsid w:val="00727E31"/>
    <w:rsid w:val="00730537"/>
    <w:rsid w:val="00732D72"/>
    <w:rsid w:val="00733A6F"/>
    <w:rsid w:val="007408C8"/>
    <w:rsid w:val="007502C1"/>
    <w:rsid w:val="007514A3"/>
    <w:rsid w:val="00771E0C"/>
    <w:rsid w:val="007959B8"/>
    <w:rsid w:val="007A74A9"/>
    <w:rsid w:val="007B152D"/>
    <w:rsid w:val="007B32EE"/>
    <w:rsid w:val="007B5518"/>
    <w:rsid w:val="007C2E05"/>
    <w:rsid w:val="007C47C4"/>
    <w:rsid w:val="007D21B9"/>
    <w:rsid w:val="007D3939"/>
    <w:rsid w:val="007D55A6"/>
    <w:rsid w:val="007E1B71"/>
    <w:rsid w:val="007E5987"/>
    <w:rsid w:val="0080183F"/>
    <w:rsid w:val="00804FD1"/>
    <w:rsid w:val="00814DD8"/>
    <w:rsid w:val="00826C6B"/>
    <w:rsid w:val="00842099"/>
    <w:rsid w:val="00865B68"/>
    <w:rsid w:val="008719D6"/>
    <w:rsid w:val="008774BF"/>
    <w:rsid w:val="008776AC"/>
    <w:rsid w:val="00886A93"/>
    <w:rsid w:val="008873E7"/>
    <w:rsid w:val="00890097"/>
    <w:rsid w:val="00894AA9"/>
    <w:rsid w:val="00894B54"/>
    <w:rsid w:val="008A024A"/>
    <w:rsid w:val="008A3EE0"/>
    <w:rsid w:val="008C3C79"/>
    <w:rsid w:val="008C48D9"/>
    <w:rsid w:val="008C5B9F"/>
    <w:rsid w:val="008D1519"/>
    <w:rsid w:val="008E2691"/>
    <w:rsid w:val="008F0DBB"/>
    <w:rsid w:val="00902CCE"/>
    <w:rsid w:val="0091102D"/>
    <w:rsid w:val="00916BC1"/>
    <w:rsid w:val="009305E1"/>
    <w:rsid w:val="009345DD"/>
    <w:rsid w:val="00940978"/>
    <w:rsid w:val="00947522"/>
    <w:rsid w:val="00952B91"/>
    <w:rsid w:val="009604E1"/>
    <w:rsid w:val="00970911"/>
    <w:rsid w:val="00972AED"/>
    <w:rsid w:val="00991213"/>
    <w:rsid w:val="0099172E"/>
    <w:rsid w:val="009B6DB4"/>
    <w:rsid w:val="009C0687"/>
    <w:rsid w:val="009C3975"/>
    <w:rsid w:val="009C3BE5"/>
    <w:rsid w:val="009D159A"/>
    <w:rsid w:val="009D6AB6"/>
    <w:rsid w:val="00A0256A"/>
    <w:rsid w:val="00A05C34"/>
    <w:rsid w:val="00A12085"/>
    <w:rsid w:val="00A14EC1"/>
    <w:rsid w:val="00A157AF"/>
    <w:rsid w:val="00A16570"/>
    <w:rsid w:val="00A2449A"/>
    <w:rsid w:val="00A2759C"/>
    <w:rsid w:val="00A3251D"/>
    <w:rsid w:val="00A3612E"/>
    <w:rsid w:val="00A375D1"/>
    <w:rsid w:val="00A43BD6"/>
    <w:rsid w:val="00A52517"/>
    <w:rsid w:val="00A5304A"/>
    <w:rsid w:val="00A6038C"/>
    <w:rsid w:val="00A66105"/>
    <w:rsid w:val="00A728EC"/>
    <w:rsid w:val="00A75D95"/>
    <w:rsid w:val="00A80092"/>
    <w:rsid w:val="00A8722A"/>
    <w:rsid w:val="00A87345"/>
    <w:rsid w:val="00A90C7B"/>
    <w:rsid w:val="00A964D0"/>
    <w:rsid w:val="00AB2798"/>
    <w:rsid w:val="00AB4019"/>
    <w:rsid w:val="00AB5A52"/>
    <w:rsid w:val="00AC0452"/>
    <w:rsid w:val="00AD4384"/>
    <w:rsid w:val="00AE0FA6"/>
    <w:rsid w:val="00AE2822"/>
    <w:rsid w:val="00AE3319"/>
    <w:rsid w:val="00B01B3E"/>
    <w:rsid w:val="00B21B08"/>
    <w:rsid w:val="00B27DD0"/>
    <w:rsid w:val="00B326AA"/>
    <w:rsid w:val="00B34C89"/>
    <w:rsid w:val="00B442A9"/>
    <w:rsid w:val="00B46566"/>
    <w:rsid w:val="00B50273"/>
    <w:rsid w:val="00B64238"/>
    <w:rsid w:val="00B70B49"/>
    <w:rsid w:val="00B76C2F"/>
    <w:rsid w:val="00B82465"/>
    <w:rsid w:val="00B8464B"/>
    <w:rsid w:val="00B87919"/>
    <w:rsid w:val="00B91255"/>
    <w:rsid w:val="00BA641B"/>
    <w:rsid w:val="00BB532E"/>
    <w:rsid w:val="00BC68B4"/>
    <w:rsid w:val="00BD2232"/>
    <w:rsid w:val="00BD5D86"/>
    <w:rsid w:val="00BD6424"/>
    <w:rsid w:val="00BD6B8B"/>
    <w:rsid w:val="00BD6E77"/>
    <w:rsid w:val="00BD799D"/>
    <w:rsid w:val="00BE0F39"/>
    <w:rsid w:val="00BE1F2F"/>
    <w:rsid w:val="00BE1F4C"/>
    <w:rsid w:val="00BF0BE9"/>
    <w:rsid w:val="00C14809"/>
    <w:rsid w:val="00C14A68"/>
    <w:rsid w:val="00C21B1E"/>
    <w:rsid w:val="00C27480"/>
    <w:rsid w:val="00C31A43"/>
    <w:rsid w:val="00C35FE8"/>
    <w:rsid w:val="00C378FE"/>
    <w:rsid w:val="00C41EAB"/>
    <w:rsid w:val="00C467F1"/>
    <w:rsid w:val="00C601BB"/>
    <w:rsid w:val="00C63D1E"/>
    <w:rsid w:val="00C7168B"/>
    <w:rsid w:val="00C873D4"/>
    <w:rsid w:val="00C91E77"/>
    <w:rsid w:val="00CA3BA7"/>
    <w:rsid w:val="00CA50DF"/>
    <w:rsid w:val="00CA522C"/>
    <w:rsid w:val="00CA5A71"/>
    <w:rsid w:val="00CA5A88"/>
    <w:rsid w:val="00CA6DD3"/>
    <w:rsid w:val="00CB0D03"/>
    <w:rsid w:val="00CC2B87"/>
    <w:rsid w:val="00CC34A8"/>
    <w:rsid w:val="00CD33EB"/>
    <w:rsid w:val="00CD7387"/>
    <w:rsid w:val="00CE0391"/>
    <w:rsid w:val="00CE6C75"/>
    <w:rsid w:val="00CF432B"/>
    <w:rsid w:val="00CF5529"/>
    <w:rsid w:val="00D007A9"/>
    <w:rsid w:val="00D12304"/>
    <w:rsid w:val="00D25F72"/>
    <w:rsid w:val="00D27258"/>
    <w:rsid w:val="00D6475F"/>
    <w:rsid w:val="00D75057"/>
    <w:rsid w:val="00D7593C"/>
    <w:rsid w:val="00D85B71"/>
    <w:rsid w:val="00D9174E"/>
    <w:rsid w:val="00D96996"/>
    <w:rsid w:val="00DB109D"/>
    <w:rsid w:val="00DB12D7"/>
    <w:rsid w:val="00DB2726"/>
    <w:rsid w:val="00DB55C5"/>
    <w:rsid w:val="00DC44A0"/>
    <w:rsid w:val="00DC482D"/>
    <w:rsid w:val="00DD311F"/>
    <w:rsid w:val="00DD4644"/>
    <w:rsid w:val="00DD6342"/>
    <w:rsid w:val="00DD7061"/>
    <w:rsid w:val="00DE72B9"/>
    <w:rsid w:val="00DF5567"/>
    <w:rsid w:val="00DF64DA"/>
    <w:rsid w:val="00E01FE1"/>
    <w:rsid w:val="00E150D2"/>
    <w:rsid w:val="00E163D1"/>
    <w:rsid w:val="00E34E04"/>
    <w:rsid w:val="00E3616D"/>
    <w:rsid w:val="00E36F67"/>
    <w:rsid w:val="00E37387"/>
    <w:rsid w:val="00E605BC"/>
    <w:rsid w:val="00E821BE"/>
    <w:rsid w:val="00E840D3"/>
    <w:rsid w:val="00EA74FB"/>
    <w:rsid w:val="00EB0779"/>
    <w:rsid w:val="00EB14FE"/>
    <w:rsid w:val="00EB65F2"/>
    <w:rsid w:val="00EB68B1"/>
    <w:rsid w:val="00ED1646"/>
    <w:rsid w:val="00ED1EB9"/>
    <w:rsid w:val="00EE7F49"/>
    <w:rsid w:val="00F031FA"/>
    <w:rsid w:val="00F1671E"/>
    <w:rsid w:val="00F35097"/>
    <w:rsid w:val="00F41C7C"/>
    <w:rsid w:val="00F5238A"/>
    <w:rsid w:val="00F550E6"/>
    <w:rsid w:val="00F76F32"/>
    <w:rsid w:val="00F820E3"/>
    <w:rsid w:val="00F91FC8"/>
    <w:rsid w:val="00FA1E47"/>
    <w:rsid w:val="00FA5888"/>
    <w:rsid w:val="00FB16C8"/>
    <w:rsid w:val="00FB7A9A"/>
    <w:rsid w:val="00FC3CAD"/>
    <w:rsid w:val="00FD768B"/>
    <w:rsid w:val="00FE558D"/>
    <w:rsid w:val="00FE793A"/>
    <w:rsid w:val="00FF1EF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7C4"/>
    <w:pPr>
      <w:jc w:val="both"/>
    </w:pPr>
    <w:rPr>
      <w:rFonts w:ascii="Arial" w:hAnsi="Arial"/>
    </w:rPr>
  </w:style>
  <w:style w:type="paragraph" w:styleId="Ttulo1">
    <w:name w:val="heading 1"/>
    <w:basedOn w:val="Normal"/>
    <w:next w:val="Normal"/>
    <w:link w:val="Ttulo1Car"/>
    <w:autoRedefine/>
    <w:uiPriority w:val="9"/>
    <w:qFormat/>
    <w:rsid w:val="007C47C4"/>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93254"/>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593254"/>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593254"/>
    <w:pPr>
      <w:keepNext/>
      <w:keepLines/>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593254"/>
    <w:pPr>
      <w:keepNext/>
      <w:keepLines/>
      <w:spacing w:before="200" w:after="0"/>
      <w:outlineLvl w:val="4"/>
    </w:pPr>
    <w:rPr>
      <w:rFonts w:eastAsiaTheme="majorEastAsia" w:cstheme="majorBidi"/>
      <w:color w:val="243F60" w:themeColor="accent1" w:themeShade="7F"/>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912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1213"/>
    <w:rPr>
      <w:rFonts w:ascii="Tahoma" w:hAnsi="Tahoma" w:cs="Tahoma"/>
      <w:sz w:val="16"/>
      <w:szCs w:val="16"/>
    </w:rPr>
  </w:style>
  <w:style w:type="character" w:customStyle="1" w:styleId="Ttulo1Car">
    <w:name w:val="Título 1 Car"/>
    <w:basedOn w:val="Fuentedeprrafopredeter"/>
    <w:link w:val="Ttulo1"/>
    <w:uiPriority w:val="9"/>
    <w:rsid w:val="007C47C4"/>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593254"/>
    <w:rPr>
      <w:rFonts w:ascii="EHUSans" w:eastAsiaTheme="majorEastAsia" w:hAnsi="EHUSans" w:cstheme="majorBidi"/>
      <w:b/>
      <w:bCs/>
      <w:color w:val="4F81BD" w:themeColor="accent1"/>
      <w:sz w:val="26"/>
      <w:szCs w:val="26"/>
    </w:rPr>
  </w:style>
  <w:style w:type="paragraph" w:styleId="Prrafodelista">
    <w:name w:val="List Paragraph"/>
    <w:basedOn w:val="Normal"/>
    <w:uiPriority w:val="34"/>
    <w:qFormat/>
    <w:rsid w:val="008873E7"/>
    <w:pPr>
      <w:ind w:left="720"/>
      <w:contextualSpacing/>
    </w:pPr>
  </w:style>
  <w:style w:type="character" w:customStyle="1" w:styleId="Ttulo3Car">
    <w:name w:val="Título 3 Car"/>
    <w:basedOn w:val="Fuentedeprrafopredeter"/>
    <w:link w:val="Ttulo3"/>
    <w:uiPriority w:val="9"/>
    <w:rsid w:val="00593254"/>
    <w:rPr>
      <w:rFonts w:ascii="EHUSans" w:eastAsiaTheme="majorEastAsia" w:hAnsi="EHUSans" w:cstheme="majorBidi"/>
      <w:b/>
      <w:bCs/>
      <w:color w:val="4F81BD" w:themeColor="accent1"/>
    </w:rPr>
  </w:style>
  <w:style w:type="paragraph" w:styleId="Encabezado">
    <w:name w:val="header"/>
    <w:basedOn w:val="Normal"/>
    <w:link w:val="EncabezadoCar"/>
    <w:uiPriority w:val="99"/>
    <w:unhideWhenUsed/>
    <w:rsid w:val="00FA1E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1E47"/>
  </w:style>
  <w:style w:type="paragraph" w:styleId="Piedepgina">
    <w:name w:val="footer"/>
    <w:basedOn w:val="Normal"/>
    <w:link w:val="PiedepginaCar"/>
    <w:uiPriority w:val="99"/>
    <w:unhideWhenUsed/>
    <w:rsid w:val="00FA1E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1E47"/>
  </w:style>
  <w:style w:type="table" w:styleId="Tablaconcuadrcula">
    <w:name w:val="Table Grid"/>
    <w:basedOn w:val="Tablanormal"/>
    <w:uiPriority w:val="1"/>
    <w:rsid w:val="00CE6C7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E1F2F"/>
    <w:rPr>
      <w:color w:val="808080"/>
    </w:rPr>
  </w:style>
  <w:style w:type="character" w:styleId="Hipervnculo">
    <w:name w:val="Hyperlink"/>
    <w:basedOn w:val="Fuentedeprrafopredeter"/>
    <w:uiPriority w:val="99"/>
    <w:unhideWhenUsed/>
    <w:rsid w:val="00226F3F"/>
    <w:rPr>
      <w:color w:val="0000FF" w:themeColor="hyperlink"/>
      <w:u w:val="single"/>
    </w:rPr>
  </w:style>
  <w:style w:type="paragraph" w:customStyle="1" w:styleId="piefotomio">
    <w:name w:val="pie_foto_mio"/>
    <w:basedOn w:val="Normal"/>
    <w:link w:val="piefotomioCar"/>
    <w:rsid w:val="002F45DB"/>
    <w:pPr>
      <w:jc w:val="center"/>
    </w:pPr>
    <w:rPr>
      <w:sz w:val="16"/>
    </w:rPr>
  </w:style>
  <w:style w:type="character" w:customStyle="1" w:styleId="Ttulo4Car">
    <w:name w:val="Título 4 Car"/>
    <w:basedOn w:val="Fuentedeprrafopredeter"/>
    <w:link w:val="Ttulo4"/>
    <w:uiPriority w:val="9"/>
    <w:rsid w:val="00593254"/>
    <w:rPr>
      <w:rFonts w:ascii="EHUSans" w:eastAsiaTheme="majorEastAsia" w:hAnsi="EHUSans" w:cstheme="majorBidi"/>
      <w:b/>
      <w:bCs/>
      <w:i/>
      <w:iCs/>
    </w:rPr>
  </w:style>
  <w:style w:type="character" w:customStyle="1" w:styleId="piefotomioCar">
    <w:name w:val="pie_foto_mio Car"/>
    <w:basedOn w:val="Fuentedeprrafopredeter"/>
    <w:link w:val="piefotomio"/>
    <w:rsid w:val="002F45DB"/>
    <w:rPr>
      <w:rFonts w:ascii="EHUSans" w:hAnsi="EHUSans"/>
      <w:sz w:val="16"/>
    </w:rPr>
  </w:style>
  <w:style w:type="character" w:customStyle="1" w:styleId="Ttulo5Car">
    <w:name w:val="Título 5 Car"/>
    <w:basedOn w:val="Fuentedeprrafopredeter"/>
    <w:link w:val="Ttulo5"/>
    <w:uiPriority w:val="9"/>
    <w:rsid w:val="00593254"/>
    <w:rPr>
      <w:rFonts w:ascii="EHUSans" w:eastAsiaTheme="majorEastAsia" w:hAnsi="EHUSans" w:cstheme="majorBidi"/>
      <w:color w:val="243F60" w:themeColor="accent1" w:themeShade="7F"/>
      <w:u w:val="single"/>
    </w:rPr>
  </w:style>
  <w:style w:type="paragraph" w:styleId="TtulodeTDC">
    <w:name w:val="TOC Heading"/>
    <w:basedOn w:val="Ttulo1"/>
    <w:next w:val="Normal"/>
    <w:uiPriority w:val="39"/>
    <w:unhideWhenUsed/>
    <w:qFormat/>
    <w:rsid w:val="007B5518"/>
    <w:pPr>
      <w:jc w:val="left"/>
      <w:outlineLvl w:val="9"/>
    </w:pPr>
    <w:rPr>
      <w:rFonts w:asciiTheme="majorHAnsi" w:hAnsiTheme="majorHAnsi"/>
    </w:rPr>
  </w:style>
  <w:style w:type="paragraph" w:styleId="TDC1">
    <w:name w:val="toc 1"/>
    <w:basedOn w:val="Normal"/>
    <w:next w:val="Normal"/>
    <w:autoRedefine/>
    <w:uiPriority w:val="39"/>
    <w:unhideWhenUsed/>
    <w:rsid w:val="007B5518"/>
    <w:pPr>
      <w:spacing w:after="100"/>
    </w:pPr>
  </w:style>
  <w:style w:type="paragraph" w:styleId="TDC2">
    <w:name w:val="toc 2"/>
    <w:basedOn w:val="Normal"/>
    <w:next w:val="Normal"/>
    <w:autoRedefine/>
    <w:uiPriority w:val="39"/>
    <w:unhideWhenUsed/>
    <w:rsid w:val="007B5518"/>
    <w:pPr>
      <w:spacing w:after="100"/>
      <w:ind w:left="220"/>
    </w:pPr>
  </w:style>
  <w:style w:type="paragraph" w:styleId="TDC3">
    <w:name w:val="toc 3"/>
    <w:basedOn w:val="Normal"/>
    <w:next w:val="Normal"/>
    <w:autoRedefine/>
    <w:uiPriority w:val="39"/>
    <w:unhideWhenUsed/>
    <w:rsid w:val="007B5518"/>
    <w:pPr>
      <w:spacing w:after="100"/>
      <w:ind w:left="440"/>
    </w:pPr>
  </w:style>
  <w:style w:type="character" w:styleId="Refdecomentario">
    <w:name w:val="annotation reference"/>
    <w:basedOn w:val="Fuentedeprrafopredeter"/>
    <w:uiPriority w:val="99"/>
    <w:semiHidden/>
    <w:unhideWhenUsed/>
    <w:rsid w:val="005E2C06"/>
    <w:rPr>
      <w:sz w:val="16"/>
      <w:szCs w:val="16"/>
    </w:rPr>
  </w:style>
  <w:style w:type="paragraph" w:styleId="Textocomentario">
    <w:name w:val="annotation text"/>
    <w:basedOn w:val="Normal"/>
    <w:link w:val="TextocomentarioCar"/>
    <w:uiPriority w:val="99"/>
    <w:semiHidden/>
    <w:unhideWhenUsed/>
    <w:rsid w:val="005E2C0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2C06"/>
    <w:rPr>
      <w:rFonts w:ascii="EHUSans" w:hAnsi="EHUSans"/>
      <w:sz w:val="20"/>
      <w:szCs w:val="20"/>
    </w:rPr>
  </w:style>
  <w:style w:type="paragraph" w:styleId="Asuntodelcomentario">
    <w:name w:val="annotation subject"/>
    <w:basedOn w:val="Textocomentario"/>
    <w:next w:val="Textocomentario"/>
    <w:link w:val="AsuntodelcomentarioCar"/>
    <w:uiPriority w:val="99"/>
    <w:semiHidden/>
    <w:unhideWhenUsed/>
    <w:rsid w:val="005E2C06"/>
    <w:rPr>
      <w:b/>
      <w:bCs/>
    </w:rPr>
  </w:style>
  <w:style w:type="character" w:customStyle="1" w:styleId="AsuntodelcomentarioCar">
    <w:name w:val="Asunto del comentario Car"/>
    <w:basedOn w:val="TextocomentarioCar"/>
    <w:link w:val="Asuntodelcomentario"/>
    <w:uiPriority w:val="99"/>
    <w:semiHidden/>
    <w:rsid w:val="005E2C06"/>
    <w:rPr>
      <w:b/>
      <w:bCs/>
    </w:rPr>
  </w:style>
  <w:style w:type="paragraph" w:styleId="Textoindependiente">
    <w:name w:val="Body Text"/>
    <w:basedOn w:val="Normal"/>
    <w:link w:val="TextoindependienteCar"/>
    <w:uiPriority w:val="1"/>
    <w:qFormat/>
    <w:rsid w:val="00D96996"/>
    <w:pPr>
      <w:widowControl w:val="0"/>
      <w:spacing w:after="0" w:line="240" w:lineRule="auto"/>
      <w:ind w:left="460"/>
      <w:jc w:val="left"/>
    </w:pPr>
    <w:rPr>
      <w:rFonts w:eastAsia="Arial"/>
      <w:lang w:val="en-US"/>
    </w:rPr>
  </w:style>
  <w:style w:type="character" w:customStyle="1" w:styleId="TextoindependienteCar">
    <w:name w:val="Texto independiente Car"/>
    <w:basedOn w:val="Fuentedeprrafopredeter"/>
    <w:link w:val="Textoindependiente"/>
    <w:uiPriority w:val="1"/>
    <w:rsid w:val="00D96996"/>
    <w:rPr>
      <w:rFonts w:ascii="Arial" w:eastAsia="Arial" w:hAnsi="Arial"/>
      <w:lang w:val="en-US"/>
    </w:rPr>
  </w:style>
  <w:style w:type="paragraph" w:customStyle="1" w:styleId="Heading5">
    <w:name w:val="Heading 5"/>
    <w:basedOn w:val="Normal"/>
    <w:uiPriority w:val="1"/>
    <w:qFormat/>
    <w:rsid w:val="00D96996"/>
    <w:pPr>
      <w:widowControl w:val="0"/>
      <w:spacing w:after="0" w:line="240" w:lineRule="auto"/>
      <w:ind w:left="119"/>
      <w:jc w:val="left"/>
      <w:outlineLvl w:val="5"/>
    </w:pPr>
    <w:rPr>
      <w:rFonts w:eastAsia="Arial"/>
      <w:sz w:val="28"/>
      <w:szCs w:val="28"/>
      <w:lang w:val="en-US"/>
    </w:rPr>
  </w:style>
  <w:style w:type="character" w:customStyle="1" w:styleId="piedefotoCar">
    <w:name w:val="pie de foto Car"/>
    <w:basedOn w:val="Fuentedeprrafopredeter"/>
    <w:link w:val="piedefoto"/>
    <w:locked/>
    <w:rsid w:val="00703878"/>
    <w:rPr>
      <w:rFonts w:ascii="EHUSans" w:hAnsi="EHUSans"/>
      <w:sz w:val="18"/>
      <w:szCs w:val="18"/>
    </w:rPr>
  </w:style>
  <w:style w:type="paragraph" w:customStyle="1" w:styleId="piedefoto">
    <w:name w:val="pie de foto"/>
    <w:basedOn w:val="Normal"/>
    <w:link w:val="piedefotoCar"/>
    <w:qFormat/>
    <w:rsid w:val="00703878"/>
    <w:pPr>
      <w:jc w:val="center"/>
    </w:pPr>
    <w:rPr>
      <w:sz w:val="18"/>
      <w:szCs w:val="18"/>
    </w:rPr>
  </w:style>
  <w:style w:type="paragraph" w:styleId="Epgrafe">
    <w:name w:val="caption"/>
    <w:basedOn w:val="Normal"/>
    <w:next w:val="Normal"/>
    <w:uiPriority w:val="35"/>
    <w:unhideWhenUsed/>
    <w:qFormat/>
    <w:rsid w:val="00703878"/>
    <w:pPr>
      <w:spacing w:line="240" w:lineRule="auto"/>
    </w:pPr>
    <w:rPr>
      <w:bCs/>
      <w:sz w:val="18"/>
      <w:szCs w:val="18"/>
    </w:rPr>
  </w:style>
  <w:style w:type="paragraph" w:styleId="NormalWeb">
    <w:name w:val="Normal (Web)"/>
    <w:basedOn w:val="Normal"/>
    <w:uiPriority w:val="99"/>
    <w:semiHidden/>
    <w:unhideWhenUsed/>
    <w:rsid w:val="00B21B08"/>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Tabladeilustraciones">
    <w:name w:val="table of figures"/>
    <w:basedOn w:val="Normal"/>
    <w:next w:val="Normal"/>
    <w:uiPriority w:val="99"/>
    <w:semiHidden/>
    <w:unhideWhenUsed/>
    <w:rsid w:val="000D235A"/>
    <w:pPr>
      <w:spacing w:after="0"/>
    </w:pPr>
  </w:style>
  <w:style w:type="paragraph" w:styleId="Mapadeldocumento">
    <w:name w:val="Document Map"/>
    <w:basedOn w:val="Normal"/>
    <w:link w:val="MapadeldocumentoCar"/>
    <w:uiPriority w:val="99"/>
    <w:semiHidden/>
    <w:unhideWhenUsed/>
    <w:rsid w:val="00A75D95"/>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75D95"/>
    <w:rPr>
      <w:rFonts w:ascii="Tahoma" w:hAnsi="Tahoma" w:cs="Tahoma"/>
      <w:sz w:val="16"/>
      <w:szCs w:val="16"/>
    </w:rPr>
  </w:style>
  <w:style w:type="character" w:styleId="Hipervnculovisitado">
    <w:name w:val="FollowedHyperlink"/>
    <w:basedOn w:val="Fuentedeprrafopredeter"/>
    <w:uiPriority w:val="99"/>
    <w:semiHidden/>
    <w:unhideWhenUsed/>
    <w:rsid w:val="00F550E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890437">
      <w:bodyDiv w:val="1"/>
      <w:marLeft w:val="0"/>
      <w:marRight w:val="0"/>
      <w:marTop w:val="0"/>
      <w:marBottom w:val="0"/>
      <w:divBdr>
        <w:top w:val="none" w:sz="0" w:space="0" w:color="auto"/>
        <w:left w:val="none" w:sz="0" w:space="0" w:color="auto"/>
        <w:bottom w:val="none" w:sz="0" w:space="0" w:color="auto"/>
        <w:right w:val="none" w:sz="0" w:space="0" w:color="auto"/>
      </w:divBdr>
    </w:div>
    <w:div w:id="68886819">
      <w:bodyDiv w:val="1"/>
      <w:marLeft w:val="0"/>
      <w:marRight w:val="0"/>
      <w:marTop w:val="0"/>
      <w:marBottom w:val="0"/>
      <w:divBdr>
        <w:top w:val="none" w:sz="0" w:space="0" w:color="auto"/>
        <w:left w:val="none" w:sz="0" w:space="0" w:color="auto"/>
        <w:bottom w:val="none" w:sz="0" w:space="0" w:color="auto"/>
        <w:right w:val="none" w:sz="0" w:space="0" w:color="auto"/>
      </w:divBdr>
    </w:div>
    <w:div w:id="185825247">
      <w:bodyDiv w:val="1"/>
      <w:marLeft w:val="0"/>
      <w:marRight w:val="0"/>
      <w:marTop w:val="0"/>
      <w:marBottom w:val="0"/>
      <w:divBdr>
        <w:top w:val="none" w:sz="0" w:space="0" w:color="auto"/>
        <w:left w:val="none" w:sz="0" w:space="0" w:color="auto"/>
        <w:bottom w:val="none" w:sz="0" w:space="0" w:color="auto"/>
        <w:right w:val="none" w:sz="0" w:space="0" w:color="auto"/>
      </w:divBdr>
    </w:div>
    <w:div w:id="661128573">
      <w:bodyDiv w:val="1"/>
      <w:marLeft w:val="0"/>
      <w:marRight w:val="0"/>
      <w:marTop w:val="0"/>
      <w:marBottom w:val="0"/>
      <w:divBdr>
        <w:top w:val="none" w:sz="0" w:space="0" w:color="auto"/>
        <w:left w:val="none" w:sz="0" w:space="0" w:color="auto"/>
        <w:bottom w:val="none" w:sz="0" w:space="0" w:color="auto"/>
        <w:right w:val="none" w:sz="0" w:space="0" w:color="auto"/>
      </w:divBdr>
    </w:div>
    <w:div w:id="792136765">
      <w:bodyDiv w:val="1"/>
      <w:marLeft w:val="0"/>
      <w:marRight w:val="0"/>
      <w:marTop w:val="0"/>
      <w:marBottom w:val="0"/>
      <w:divBdr>
        <w:top w:val="none" w:sz="0" w:space="0" w:color="auto"/>
        <w:left w:val="none" w:sz="0" w:space="0" w:color="auto"/>
        <w:bottom w:val="none" w:sz="0" w:space="0" w:color="auto"/>
        <w:right w:val="none" w:sz="0" w:space="0" w:color="auto"/>
      </w:divBdr>
    </w:div>
    <w:div w:id="800919441">
      <w:bodyDiv w:val="1"/>
      <w:marLeft w:val="0"/>
      <w:marRight w:val="0"/>
      <w:marTop w:val="0"/>
      <w:marBottom w:val="0"/>
      <w:divBdr>
        <w:top w:val="none" w:sz="0" w:space="0" w:color="auto"/>
        <w:left w:val="none" w:sz="0" w:space="0" w:color="auto"/>
        <w:bottom w:val="none" w:sz="0" w:space="0" w:color="auto"/>
        <w:right w:val="none" w:sz="0" w:space="0" w:color="auto"/>
      </w:divBdr>
    </w:div>
    <w:div w:id="1777558451">
      <w:bodyDiv w:val="1"/>
      <w:marLeft w:val="0"/>
      <w:marRight w:val="0"/>
      <w:marTop w:val="0"/>
      <w:marBottom w:val="0"/>
      <w:divBdr>
        <w:top w:val="none" w:sz="0" w:space="0" w:color="auto"/>
        <w:left w:val="none" w:sz="0" w:space="0" w:color="auto"/>
        <w:bottom w:val="none" w:sz="0" w:space="0" w:color="auto"/>
        <w:right w:val="none" w:sz="0" w:space="0" w:color="auto"/>
      </w:divBdr>
    </w:div>
    <w:div w:id="179020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stion.ehu.es/gau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ustomXml" Target="../customXml/item2.xml"/><Relationship Id="rId21" Type="http://schemas.openxmlformats.org/officeDocument/2006/relationships/image" Target="media/image9.gif"/><Relationship Id="rId34"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gif"/><Relationship Id="rId29" Type="http://schemas.openxmlformats.org/officeDocument/2006/relationships/image" Target="media/image17.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creativecommons.org/licenses/by-nc-sa/3.0/es/"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hu.eus/es/web/ecampus/ikasgela-birtualak-ir" TargetMode="External"/><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estioncvb.ehu.eu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gif"/><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3DCE09-F0B8-4714-9CDB-77A07BCB9CFE}">
  <ds:schemaRefs>
    <ds:schemaRef ds:uri="http://schemas.openxmlformats.org/officeDocument/2006/bibliography"/>
  </ds:schemaRefs>
</ds:datastoreItem>
</file>

<file path=customXml/itemProps2.xml><?xml version="1.0" encoding="utf-8"?>
<ds:datastoreItem xmlns:ds="http://schemas.openxmlformats.org/officeDocument/2006/customXml" ds:itemID="{D43F4311-745D-40C4-AA67-86681A240A98}"/>
</file>

<file path=customXml/itemProps3.xml><?xml version="1.0" encoding="utf-8"?>
<ds:datastoreItem xmlns:ds="http://schemas.openxmlformats.org/officeDocument/2006/customXml" ds:itemID="{77605887-8F46-4FE0-99F0-1DFAA3315929}"/>
</file>

<file path=customXml/itemProps4.xml><?xml version="1.0" encoding="utf-8"?>
<ds:datastoreItem xmlns:ds="http://schemas.openxmlformats.org/officeDocument/2006/customXml" ds:itemID="{C5C2276D-0E3E-47F1-982D-105AFF27EB3E}"/>
</file>

<file path=docProps/app.xml><?xml version="1.0" encoding="utf-8"?>
<Properties xmlns="http://schemas.openxmlformats.org/officeDocument/2006/extended-properties" xmlns:vt="http://schemas.openxmlformats.org/officeDocument/2006/docPropsVTypes">
  <Template>Normal.dotm</Template>
  <TotalTime>294</TotalTime>
  <Pages>14</Pages>
  <Words>2450</Words>
  <Characters>13475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Gestión de usuarios y herramientas de comunicación en eGela y eGela PI</vt:lpstr>
    </vt:vector>
  </TitlesOfParts>
  <Company/>
  <LinksUpToDate>false</LinksUpToDate>
  <CharactersWithSpaces>15894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usuarios y herramientas de comunicación en eGela y eGela PI</dc:title>
  <dc:creator>CVB UPV/EHU</dc:creator>
  <cp:lastModifiedBy>Ramon Ovelar</cp:lastModifiedBy>
  <cp:revision>12</cp:revision>
  <cp:lastPrinted>2018-01-08T13:54:00Z</cp:lastPrinted>
  <dcterms:created xsi:type="dcterms:W3CDTF">2018-08-02T07:16:00Z</dcterms:created>
  <dcterms:modified xsi:type="dcterms:W3CDTF">2018-11-29T12:01:00Z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